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4EAE4" w14:textId="299EAB17" w:rsidR="00514613" w:rsidRPr="00854419" w:rsidRDefault="00514613" w:rsidP="00514613">
      <w:pPr>
        <w:pStyle w:val="1"/>
        <w:jc w:val="center"/>
        <w:rPr>
          <w:rFonts w:ascii="宋体" w:eastAsia="宋体" w:hAnsi="宋体"/>
        </w:rPr>
      </w:pPr>
      <w:proofErr w:type="spellStart"/>
      <w:r w:rsidRPr="00854419">
        <w:rPr>
          <w:rFonts w:ascii="宋体" w:eastAsia="宋体" w:hAnsi="宋体" w:hint="eastAsia"/>
        </w:rPr>
        <w:t>web</w:t>
      </w:r>
      <w:r w:rsidRPr="00854419">
        <w:rPr>
          <w:rFonts w:ascii="宋体" w:eastAsia="宋体" w:hAnsi="宋体"/>
        </w:rPr>
        <w:t>App</w:t>
      </w:r>
      <w:proofErr w:type="spellEnd"/>
      <w:r w:rsidRPr="00854419">
        <w:rPr>
          <w:rFonts w:ascii="宋体" w:eastAsia="宋体" w:hAnsi="宋体" w:hint="eastAsia"/>
        </w:rPr>
        <w:t>服务器部署文档</w:t>
      </w:r>
    </w:p>
    <w:p w14:paraId="010FFC7C" w14:textId="77777777" w:rsidR="00514613" w:rsidRPr="00854419" w:rsidRDefault="00514613" w:rsidP="00A44842">
      <w:pPr>
        <w:rPr>
          <w:rFonts w:ascii="宋体" w:eastAsia="宋体" w:hAnsi="宋体"/>
        </w:rPr>
      </w:pPr>
    </w:p>
    <w:p w14:paraId="4F3BF321" w14:textId="2610F9E6" w:rsidR="00176119" w:rsidRPr="0007233B" w:rsidRDefault="00366196" w:rsidP="00A44842">
      <w:pPr>
        <w:rPr>
          <w:rFonts w:ascii="宋体" w:eastAsia="宋体" w:hAnsi="宋体"/>
          <w:b/>
          <w:bCs/>
          <w:sz w:val="24"/>
          <w:szCs w:val="24"/>
        </w:rPr>
      </w:pPr>
      <w:r w:rsidRPr="00854419">
        <w:rPr>
          <w:rFonts w:ascii="宋体" w:eastAsia="宋体" w:hAnsi="宋体" w:hint="eastAsia"/>
          <w:sz w:val="24"/>
          <w:szCs w:val="24"/>
        </w:rPr>
        <w:t>说明：本文档适用于ces</w:t>
      </w:r>
      <w:ins w:id="0" w:author="袁慕欣" w:date="2021-11-26T17:26:00Z">
        <w:r w:rsidR="00C2356A">
          <w:rPr>
            <w:rFonts w:ascii="宋体" w:eastAsia="宋体" w:hAnsi="宋体" w:hint="eastAsia"/>
            <w:sz w:val="24"/>
            <w:szCs w:val="24"/>
          </w:rPr>
          <w:t>，</w:t>
        </w:r>
      </w:ins>
      <w:del w:id="1" w:author="袁慕欣" w:date="2021-11-26T17:26:00Z">
        <w:r w:rsidRPr="00854419" w:rsidDel="00C2356A">
          <w:rPr>
            <w:rFonts w:ascii="宋体" w:eastAsia="宋体" w:hAnsi="宋体" w:hint="eastAsia"/>
            <w:sz w:val="24"/>
            <w:szCs w:val="24"/>
          </w:rPr>
          <w:delText>和</w:delText>
        </w:r>
      </w:del>
      <w:r w:rsidRPr="00854419">
        <w:rPr>
          <w:rFonts w:ascii="宋体" w:eastAsia="宋体" w:hAnsi="宋体" w:hint="eastAsia"/>
          <w:sz w:val="24"/>
          <w:szCs w:val="24"/>
        </w:rPr>
        <w:t>fsp</w:t>
      </w:r>
      <w:ins w:id="2" w:author="袁慕欣" w:date="2021-11-26T17:26:00Z">
        <w:r w:rsidR="00C2356A">
          <w:rPr>
            <w:rFonts w:ascii="宋体" w:eastAsia="宋体" w:hAnsi="宋体" w:hint="eastAsia"/>
            <w:sz w:val="24"/>
            <w:szCs w:val="24"/>
          </w:rPr>
          <w:t>和</w:t>
        </w:r>
      </w:ins>
      <w:ins w:id="3" w:author="袁慕欣" w:date="2021-11-26T17:48:00Z">
        <w:r w:rsidR="003D147F">
          <w:rPr>
            <w:rFonts w:ascii="宋体" w:eastAsia="宋体" w:hAnsi="宋体" w:hint="eastAsia"/>
            <w:sz w:val="24"/>
            <w:szCs w:val="24"/>
          </w:rPr>
          <w:t>store</w:t>
        </w:r>
      </w:ins>
      <w:r w:rsidRPr="00854419">
        <w:rPr>
          <w:rFonts w:ascii="宋体" w:eastAsia="宋体" w:hAnsi="宋体" w:hint="eastAsia"/>
          <w:sz w:val="24"/>
          <w:szCs w:val="24"/>
        </w:rPr>
        <w:t>安装在</w:t>
      </w:r>
      <w:r w:rsidRPr="0007233B">
        <w:rPr>
          <w:rFonts w:ascii="宋体" w:eastAsia="宋体" w:hAnsi="宋体" w:hint="eastAsia"/>
          <w:b/>
          <w:bCs/>
          <w:sz w:val="24"/>
          <w:szCs w:val="24"/>
          <w:rPrChange w:id="4" w:author="袁慕欣" w:date="2021-11-26T17:19:00Z">
            <w:rPr>
              <w:rFonts w:ascii="宋体" w:eastAsia="宋体" w:hAnsi="宋体" w:hint="eastAsia"/>
              <w:sz w:val="24"/>
              <w:szCs w:val="24"/>
            </w:rPr>
          </w:rPrChange>
        </w:rPr>
        <w:t>同一台</w:t>
      </w:r>
      <w:ins w:id="5" w:author="袁慕欣" w:date="2021-11-26T17:15:00Z">
        <w:r w:rsidR="00BE0761" w:rsidRPr="0007233B">
          <w:rPr>
            <w:rFonts w:ascii="宋体" w:eastAsia="宋体" w:hAnsi="宋体" w:hint="eastAsia"/>
            <w:b/>
            <w:bCs/>
            <w:sz w:val="24"/>
            <w:szCs w:val="24"/>
            <w:rPrChange w:id="6" w:author="袁慕欣" w:date="2021-11-26T17:19:00Z">
              <w:rPr>
                <w:rFonts w:ascii="宋体" w:eastAsia="宋体" w:hAnsi="宋体" w:hint="eastAsia"/>
                <w:sz w:val="24"/>
                <w:szCs w:val="24"/>
              </w:rPr>
            </w:rPrChange>
          </w:rPr>
          <w:t>服务器</w:t>
        </w:r>
      </w:ins>
      <w:r w:rsidRPr="00854419">
        <w:rPr>
          <w:rFonts w:ascii="宋体" w:eastAsia="宋体" w:hAnsi="宋体" w:hint="eastAsia"/>
          <w:sz w:val="24"/>
          <w:szCs w:val="24"/>
        </w:rPr>
        <w:t>的情况，ces和fsp分开部署的时候授权和</w:t>
      </w:r>
      <w:ins w:id="7" w:author="袁慕欣" w:date="2021-11-26T17:49:00Z">
        <w:r w:rsidR="003D147F">
          <w:rPr>
            <w:rFonts w:ascii="宋体" w:eastAsia="宋体" w:hAnsi="宋体" w:hint="eastAsia"/>
            <w:sz w:val="24"/>
            <w:szCs w:val="24"/>
          </w:rPr>
          <w:t>s</w:t>
        </w:r>
        <w:r w:rsidR="003D147F">
          <w:rPr>
            <w:rFonts w:ascii="宋体" w:eastAsia="宋体" w:hAnsi="宋体"/>
            <w:sz w:val="24"/>
            <w:szCs w:val="24"/>
          </w:rPr>
          <w:t>tore</w:t>
        </w:r>
      </w:ins>
      <w:del w:id="8" w:author="袁慕欣" w:date="2021-11-26T17:49:00Z">
        <w:r w:rsidRPr="00854419" w:rsidDel="003D147F">
          <w:rPr>
            <w:rFonts w:ascii="宋体" w:eastAsia="宋体" w:hAnsi="宋体" w:hint="eastAsia"/>
            <w:sz w:val="24"/>
            <w:szCs w:val="24"/>
          </w:rPr>
          <w:delText>存储</w:delText>
        </w:r>
      </w:del>
      <w:r w:rsidRPr="00854419">
        <w:rPr>
          <w:rFonts w:ascii="宋体" w:eastAsia="宋体" w:hAnsi="宋体" w:hint="eastAsia"/>
          <w:sz w:val="24"/>
          <w:szCs w:val="24"/>
        </w:rPr>
        <w:t>部署方式都有变化</w:t>
      </w:r>
      <w:ins w:id="9" w:author="袁慕欣" w:date="2021-11-26T17:19:00Z">
        <w:r w:rsidR="00A831C9">
          <w:rPr>
            <w:rFonts w:ascii="宋体" w:eastAsia="宋体" w:hAnsi="宋体" w:hint="eastAsia"/>
            <w:sz w:val="24"/>
            <w:szCs w:val="24"/>
          </w:rPr>
          <w:t>，</w:t>
        </w:r>
        <w:r w:rsidR="00A831C9" w:rsidRPr="0007233B">
          <w:rPr>
            <w:rFonts w:ascii="宋体" w:eastAsia="宋体" w:hAnsi="宋体" w:hint="eastAsia"/>
            <w:b/>
            <w:bCs/>
            <w:sz w:val="24"/>
            <w:szCs w:val="24"/>
          </w:rPr>
          <w:t>部署时需要把本文中</w:t>
        </w:r>
      </w:ins>
      <w:ins w:id="10" w:author="袁慕欣" w:date="2021-11-26T17:26:00Z">
        <w:r w:rsidR="00C2356A" w:rsidRPr="0007233B">
          <w:rPr>
            <w:rFonts w:ascii="宋体" w:eastAsia="宋体" w:hAnsi="宋体" w:hint="eastAsia"/>
            <w:b/>
            <w:bCs/>
            <w:sz w:val="24"/>
            <w:szCs w:val="24"/>
          </w:rPr>
          <w:t>服务器ip和1</w:t>
        </w:r>
        <w:r w:rsidR="00C2356A" w:rsidRPr="0007233B">
          <w:rPr>
            <w:rFonts w:ascii="宋体" w:eastAsia="宋体" w:hAnsi="宋体"/>
            <w:b/>
            <w:bCs/>
            <w:sz w:val="24"/>
            <w:szCs w:val="24"/>
          </w:rPr>
          <w:t>92.168.7.149</w:t>
        </w:r>
      </w:ins>
      <w:ins w:id="11" w:author="袁慕欣" w:date="2021-11-26T17:29:00Z">
        <w:r w:rsidR="00E5597C" w:rsidRPr="0007233B">
          <w:rPr>
            <w:rFonts w:ascii="宋体" w:eastAsia="宋体" w:hAnsi="宋体" w:hint="eastAsia"/>
            <w:b/>
            <w:bCs/>
            <w:sz w:val="24"/>
            <w:szCs w:val="24"/>
          </w:rPr>
          <w:t>替换为服务器</w:t>
        </w:r>
      </w:ins>
      <w:ins w:id="12" w:author="袁慕欣" w:date="2021-11-26T17:30:00Z">
        <w:r w:rsidR="00E5597C" w:rsidRPr="0007233B">
          <w:rPr>
            <w:rFonts w:ascii="宋体" w:eastAsia="宋体" w:hAnsi="宋体" w:hint="eastAsia"/>
            <w:b/>
            <w:bCs/>
            <w:sz w:val="24"/>
            <w:szCs w:val="24"/>
          </w:rPr>
          <w:t>实际i</w:t>
        </w:r>
        <w:r w:rsidR="00E5597C" w:rsidRPr="0007233B">
          <w:rPr>
            <w:rFonts w:ascii="宋体" w:eastAsia="宋体" w:hAnsi="宋体"/>
            <w:b/>
            <w:bCs/>
            <w:sz w:val="24"/>
            <w:szCs w:val="24"/>
          </w:rPr>
          <w:t>p</w:t>
        </w:r>
      </w:ins>
      <w:r w:rsidR="00E947D5">
        <w:rPr>
          <w:rFonts w:ascii="宋体" w:eastAsia="宋体" w:hAnsi="宋体" w:hint="eastAsia"/>
          <w:b/>
          <w:bCs/>
          <w:sz w:val="24"/>
          <w:szCs w:val="24"/>
        </w:rPr>
        <w:t>，需要在linux下执行的命令都用下划线标注了</w:t>
      </w:r>
    </w:p>
    <w:p w14:paraId="29D4620B" w14:textId="77777777" w:rsidR="00176119" w:rsidRPr="00854419" w:rsidRDefault="00176119" w:rsidP="00A44842">
      <w:pPr>
        <w:rPr>
          <w:rFonts w:ascii="宋体" w:eastAsia="宋体" w:hAnsi="宋体"/>
          <w:sz w:val="24"/>
          <w:szCs w:val="24"/>
        </w:rPr>
      </w:pPr>
    </w:p>
    <w:p w14:paraId="2D3EB44D" w14:textId="5B985C1B" w:rsidR="00176119" w:rsidRDefault="00366196" w:rsidP="00A44842">
      <w:pPr>
        <w:rPr>
          <w:rFonts w:ascii="宋体" w:eastAsia="宋体" w:hAnsi="宋体"/>
          <w:sz w:val="24"/>
          <w:szCs w:val="24"/>
        </w:rPr>
      </w:pPr>
      <w:r w:rsidRPr="00854419">
        <w:rPr>
          <w:rFonts w:ascii="宋体" w:eastAsia="宋体" w:hAnsi="宋体" w:hint="eastAsia"/>
          <w:sz w:val="24"/>
          <w:szCs w:val="24"/>
        </w:rPr>
        <w:t>建议配置：</w:t>
      </w:r>
      <w:r w:rsidRPr="00854419">
        <w:rPr>
          <w:rFonts w:ascii="宋体" w:eastAsia="宋体" w:hAnsi="宋体"/>
          <w:sz w:val="24"/>
          <w:szCs w:val="24"/>
        </w:rPr>
        <w:t>8</w:t>
      </w:r>
      <w:r w:rsidRPr="00854419">
        <w:rPr>
          <w:rFonts w:ascii="宋体" w:eastAsia="宋体" w:hAnsi="宋体" w:hint="eastAsia"/>
          <w:sz w:val="24"/>
          <w:szCs w:val="24"/>
        </w:rPr>
        <w:t>核1</w:t>
      </w:r>
      <w:r w:rsidRPr="00854419">
        <w:rPr>
          <w:rFonts w:ascii="宋体" w:eastAsia="宋体" w:hAnsi="宋体"/>
          <w:sz w:val="24"/>
          <w:szCs w:val="24"/>
        </w:rPr>
        <w:t>6</w:t>
      </w:r>
      <w:r w:rsidRPr="00854419">
        <w:rPr>
          <w:rFonts w:ascii="宋体" w:eastAsia="宋体" w:hAnsi="宋体" w:hint="eastAsia"/>
          <w:sz w:val="24"/>
          <w:szCs w:val="24"/>
        </w:rPr>
        <w:t>G，</w:t>
      </w:r>
      <w:r w:rsidR="00FC4C5C">
        <w:rPr>
          <w:rFonts w:ascii="宋体" w:eastAsia="宋体" w:hAnsi="宋体" w:hint="eastAsia"/>
          <w:sz w:val="24"/>
          <w:szCs w:val="24"/>
        </w:rPr>
        <w:t>linux系统</w:t>
      </w:r>
      <w:r w:rsidR="00FC4C5C">
        <w:rPr>
          <w:rFonts w:ascii="宋体" w:eastAsia="宋体" w:hAnsi="宋体"/>
          <w:sz w:val="24"/>
          <w:szCs w:val="24"/>
        </w:rPr>
        <w:t xml:space="preserve"> </w:t>
      </w:r>
      <w:commentRangeStart w:id="13"/>
      <w:r w:rsidRPr="00854419">
        <w:rPr>
          <w:rFonts w:ascii="宋体" w:eastAsia="宋体" w:hAnsi="宋体" w:hint="eastAsia"/>
          <w:sz w:val="24"/>
          <w:szCs w:val="24"/>
        </w:rPr>
        <w:t>cent</w:t>
      </w:r>
      <w:r w:rsidRPr="00854419">
        <w:rPr>
          <w:rFonts w:ascii="宋体" w:eastAsia="宋体" w:hAnsi="宋体"/>
          <w:sz w:val="24"/>
          <w:szCs w:val="24"/>
        </w:rPr>
        <w:t>os 7</w:t>
      </w:r>
      <w:r w:rsidR="00FC4C5C">
        <w:rPr>
          <w:rFonts w:ascii="宋体" w:eastAsia="宋体" w:hAnsi="宋体" w:hint="eastAsia"/>
          <w:sz w:val="24"/>
          <w:szCs w:val="24"/>
        </w:rPr>
        <w:t>.</w:t>
      </w:r>
      <w:r w:rsidR="009F5580">
        <w:rPr>
          <w:rFonts w:ascii="宋体" w:eastAsia="宋体" w:hAnsi="宋体"/>
          <w:sz w:val="24"/>
          <w:szCs w:val="24"/>
        </w:rPr>
        <w:t>9</w:t>
      </w:r>
      <w:r w:rsidR="00FC4C5C">
        <w:rPr>
          <w:rFonts w:ascii="宋体" w:eastAsia="宋体" w:hAnsi="宋体" w:hint="eastAsia"/>
          <w:sz w:val="24"/>
          <w:szCs w:val="24"/>
        </w:rPr>
        <w:t>发行版</w:t>
      </w:r>
      <w:commentRangeEnd w:id="13"/>
      <w:r w:rsidR="00B75162">
        <w:rPr>
          <w:rStyle w:val="a6"/>
        </w:rPr>
        <w:commentReference w:id="13"/>
      </w:r>
      <w:r w:rsidR="00E947D5">
        <w:rPr>
          <w:rFonts w:ascii="宋体" w:eastAsia="宋体" w:hAnsi="宋体" w:hint="eastAsia"/>
          <w:sz w:val="24"/>
          <w:szCs w:val="24"/>
        </w:rPr>
        <w:t>，weba</w:t>
      </w:r>
      <w:r w:rsidR="00E947D5">
        <w:rPr>
          <w:rFonts w:ascii="宋体" w:eastAsia="宋体" w:hAnsi="宋体"/>
          <w:sz w:val="24"/>
          <w:szCs w:val="24"/>
        </w:rPr>
        <w:t>pp</w:t>
      </w:r>
      <w:r w:rsidR="00E947D5" w:rsidRPr="00E947D5">
        <w:rPr>
          <w:rFonts w:ascii="宋体" w:eastAsia="宋体" w:hAnsi="宋体" w:hint="eastAsia"/>
          <w:sz w:val="24"/>
          <w:szCs w:val="24"/>
        </w:rPr>
        <w:t>使用</w:t>
      </w:r>
      <w:r w:rsidR="00E947D5" w:rsidRPr="00E947D5">
        <w:rPr>
          <w:rFonts w:ascii="宋体" w:eastAsia="宋体" w:hAnsi="宋体"/>
          <w:sz w:val="24"/>
          <w:szCs w:val="24"/>
        </w:rPr>
        <w:t>Google Chrome 88版本以上、Microsoft Edge Chromium 88版本以上浏览器</w:t>
      </w:r>
    </w:p>
    <w:p w14:paraId="7F1260EE" w14:textId="77777777" w:rsidR="00E947D5" w:rsidRPr="00E947D5" w:rsidRDefault="00E947D5" w:rsidP="00A44842">
      <w:pPr>
        <w:rPr>
          <w:rFonts w:ascii="宋体" w:eastAsia="宋体" w:hAnsi="宋体"/>
          <w:sz w:val="24"/>
          <w:szCs w:val="24"/>
        </w:rPr>
      </w:pPr>
    </w:p>
    <w:p w14:paraId="39DBD680" w14:textId="2C64AC31" w:rsidR="00366196" w:rsidRDefault="009F5580" w:rsidP="00A44842">
      <w:pPr>
        <w:rPr>
          <w:rFonts w:ascii="宋体" w:eastAsia="宋体" w:hAnsi="宋体"/>
          <w:sz w:val="24"/>
          <w:szCs w:val="24"/>
        </w:rPr>
      </w:pPr>
      <w:ins w:id="14" w:author="袁慕欣" w:date="2021-11-26T16:48:00Z">
        <w:r w:rsidRPr="00DE4B6E">
          <w:rPr>
            <w:rFonts w:ascii="宋体" w:eastAsia="宋体" w:hAnsi="宋体" w:hint="eastAsia"/>
            <w:sz w:val="24"/>
            <w:szCs w:val="24"/>
            <w:rPrChange w:id="15" w:author="袁慕欣" w:date="2021-11-26T16:55:00Z">
              <w:rPr>
                <w:rFonts w:ascii="宋体" w:eastAsia="宋体" w:hAnsi="宋体" w:hint="eastAsia"/>
              </w:rPr>
            </w:rPrChange>
          </w:rPr>
          <w:t>需要的</w:t>
        </w:r>
      </w:ins>
      <w:ins w:id="16" w:author="袁慕欣" w:date="2021-11-26T16:46:00Z">
        <w:r w:rsidRPr="00DE4B6E">
          <w:rPr>
            <w:rFonts w:ascii="宋体" w:eastAsia="宋体" w:hAnsi="宋体" w:hint="eastAsia"/>
            <w:sz w:val="24"/>
            <w:szCs w:val="24"/>
            <w:rPrChange w:id="17" w:author="袁慕欣" w:date="2021-11-26T16:55:00Z">
              <w:rPr>
                <w:rFonts w:ascii="宋体" w:eastAsia="宋体" w:hAnsi="宋体" w:hint="eastAsia"/>
              </w:rPr>
            </w:rPrChange>
          </w:rPr>
          <w:t>安装包</w:t>
        </w:r>
      </w:ins>
      <w:ins w:id="18" w:author="袁慕欣" w:date="2021-11-26T16:47:00Z">
        <w:r w:rsidRPr="00DE4B6E">
          <w:rPr>
            <w:rFonts w:ascii="宋体" w:eastAsia="宋体" w:hAnsi="宋体"/>
            <w:sz w:val="24"/>
            <w:szCs w:val="24"/>
            <w:rPrChange w:id="19" w:author="袁慕欣" w:date="2021-11-26T16:55:00Z">
              <w:rPr>
                <w:rFonts w:ascii="宋体" w:eastAsia="宋体" w:hAnsi="宋体"/>
              </w:rPr>
            </w:rPrChange>
          </w:rPr>
          <w:t>:</w:t>
        </w:r>
      </w:ins>
    </w:p>
    <w:tbl>
      <w:tblPr>
        <w:tblStyle w:val="af0"/>
        <w:tblW w:w="9776" w:type="dxa"/>
        <w:tblLayout w:type="fixed"/>
        <w:tblLook w:val="04A0" w:firstRow="1" w:lastRow="0" w:firstColumn="1" w:lastColumn="0" w:noHBand="0" w:noVBand="1"/>
      </w:tblPr>
      <w:tblGrid>
        <w:gridCol w:w="815"/>
        <w:gridCol w:w="2299"/>
        <w:gridCol w:w="3260"/>
        <w:gridCol w:w="1843"/>
        <w:gridCol w:w="1559"/>
      </w:tblGrid>
      <w:tr w:rsidR="003656A9" w14:paraId="2AF0C2E5" w14:textId="77777777" w:rsidTr="00141E56">
        <w:trPr>
          <w:trHeight w:val="1220"/>
        </w:trPr>
        <w:tc>
          <w:tcPr>
            <w:tcW w:w="815" w:type="dxa"/>
          </w:tcPr>
          <w:p w14:paraId="23DF1C08" w14:textId="49EEDFA5" w:rsidR="003656A9" w:rsidRDefault="003656A9" w:rsidP="00141E56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服务</w:t>
            </w:r>
          </w:p>
        </w:tc>
        <w:tc>
          <w:tcPr>
            <w:tcW w:w="2299" w:type="dxa"/>
          </w:tcPr>
          <w:p w14:paraId="414316F4" w14:textId="7EF27234" w:rsidR="003656A9" w:rsidRDefault="003656A9" w:rsidP="00141E56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安装包名</w:t>
            </w:r>
            <w:proofErr w:type="gramEnd"/>
          </w:p>
        </w:tc>
        <w:tc>
          <w:tcPr>
            <w:tcW w:w="3260" w:type="dxa"/>
          </w:tcPr>
          <w:p w14:paraId="45D46362" w14:textId="60A67AD2" w:rsidR="003656A9" w:rsidRDefault="003656A9" w:rsidP="00141E56">
            <w:pPr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J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ekins</w:t>
            </w:r>
            <w:proofErr w:type="spellEnd"/>
            <w:r>
              <w:rPr>
                <w:rFonts w:ascii="宋体" w:eastAsia="宋体" w:hAnsi="宋体" w:hint="eastAsia"/>
                <w:sz w:val="24"/>
                <w:szCs w:val="24"/>
              </w:rPr>
              <w:t>构建路径</w:t>
            </w:r>
          </w:p>
        </w:tc>
        <w:tc>
          <w:tcPr>
            <w:tcW w:w="1843" w:type="dxa"/>
          </w:tcPr>
          <w:p w14:paraId="7FF59125" w14:textId="04B3663E" w:rsidR="003656A9" w:rsidRDefault="003656A9" w:rsidP="00141E56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安装用途</w:t>
            </w:r>
          </w:p>
        </w:tc>
        <w:tc>
          <w:tcPr>
            <w:tcW w:w="1559" w:type="dxa"/>
          </w:tcPr>
          <w:p w14:paraId="0ACE43E3" w14:textId="7370301E" w:rsidR="003656A9" w:rsidRDefault="003656A9" w:rsidP="00141E56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本文所使用的安装包</w:t>
            </w:r>
          </w:p>
        </w:tc>
      </w:tr>
      <w:tr w:rsidR="003656A9" w14:paraId="36B15917" w14:textId="77777777" w:rsidTr="00141E56">
        <w:trPr>
          <w:trHeight w:val="609"/>
        </w:trPr>
        <w:tc>
          <w:tcPr>
            <w:tcW w:w="815" w:type="dxa"/>
          </w:tcPr>
          <w:p w14:paraId="7171A720" w14:textId="1DDB3AC7" w:rsidR="003656A9" w:rsidRDefault="003656A9" w:rsidP="00141E56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ces</w:t>
            </w:r>
          </w:p>
        </w:tc>
        <w:tc>
          <w:tcPr>
            <w:tcW w:w="2299" w:type="dxa"/>
          </w:tcPr>
          <w:p w14:paraId="302571F5" w14:textId="36D79B42" w:rsidR="003656A9" w:rsidRDefault="003656A9" w:rsidP="00141E56">
            <w:pPr>
              <w:rPr>
                <w:rFonts w:ascii="宋体" w:eastAsia="宋体" w:hAnsi="宋体"/>
                <w:sz w:val="24"/>
                <w:szCs w:val="24"/>
              </w:rPr>
            </w:pPr>
            <w:ins w:id="20" w:author="袁慕欣" w:date="2021-11-26T16:48:00Z">
              <w:r w:rsidRPr="0007233B">
                <w:rPr>
                  <w:rFonts w:ascii="宋体" w:eastAsia="宋体" w:hAnsi="宋体"/>
                  <w:sz w:val="24"/>
                  <w:szCs w:val="24"/>
                  <w:rPrChange w:id="21" w:author="袁慕欣" w:date="2021-11-26T16:55:00Z">
                    <w:rPr>
                      <w:rFonts w:ascii="宋体" w:eastAsia="宋体" w:hAnsi="宋体"/>
                    </w:rPr>
                  </w:rPrChange>
                </w:rPr>
                <w:t>ces_linux_hst4.35.x.xx.tar.gz</w:t>
              </w:r>
            </w:ins>
          </w:p>
        </w:tc>
        <w:tc>
          <w:tcPr>
            <w:tcW w:w="3260" w:type="dxa"/>
          </w:tcPr>
          <w:p w14:paraId="27919D3F" w14:textId="6EA08BB0" w:rsidR="003656A9" w:rsidRDefault="006D3D9E" w:rsidP="00141E56">
            <w:pPr>
              <w:rPr>
                <w:rFonts w:ascii="宋体" w:eastAsia="宋体" w:hAnsi="宋体"/>
                <w:sz w:val="24"/>
                <w:szCs w:val="24"/>
              </w:rPr>
            </w:pPr>
            <w:hyperlink r:id="rId11" w:history="1">
              <w:r w:rsidR="003656A9" w:rsidRPr="0000581A">
                <w:rPr>
                  <w:rStyle w:val="a4"/>
                  <w:rFonts w:ascii="宋体" w:eastAsia="宋体" w:hAnsi="宋体"/>
                  <w:sz w:val="24"/>
                  <w:szCs w:val="24"/>
                </w:rPr>
                <w:t>http://192.168.5.30:8088/jenkins/view/私有云产品线/job/setup_ces_win_linux/</w:t>
              </w:r>
            </w:hyperlink>
          </w:p>
        </w:tc>
        <w:tc>
          <w:tcPr>
            <w:tcW w:w="1843" w:type="dxa"/>
          </w:tcPr>
          <w:p w14:paraId="184A3A2E" w14:textId="77777777" w:rsidR="003656A9" w:rsidRDefault="003656A9" w:rsidP="00141E56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A6A457" w14:textId="6A8A0C63" w:rsidR="003656A9" w:rsidRDefault="00141E56" w:rsidP="00141E56">
            <w:pPr>
              <w:rPr>
                <w:rFonts w:ascii="宋体" w:eastAsia="宋体" w:hAnsi="宋体"/>
                <w:sz w:val="24"/>
                <w:szCs w:val="24"/>
              </w:rPr>
            </w:pPr>
            <w:ins w:id="22" w:author="袁慕欣" w:date="2021-11-26T16:49:00Z">
              <w:r w:rsidRPr="0007233B">
                <w:rPr>
                  <w:rFonts w:ascii="宋体" w:eastAsia="宋体" w:hAnsi="宋体"/>
                  <w:sz w:val="24"/>
                  <w:szCs w:val="24"/>
                  <w:rPrChange w:id="23" w:author="袁慕欣" w:date="2021-11-26T16:55:00Z">
                    <w:rPr>
                      <w:rFonts w:ascii="宋体" w:eastAsia="宋体" w:hAnsi="宋体"/>
                    </w:rPr>
                  </w:rPrChange>
                </w:rPr>
                <w:t>ces_linux_hst4.35.2.21.tar.gz</w:t>
              </w:r>
            </w:ins>
          </w:p>
        </w:tc>
      </w:tr>
      <w:tr w:rsidR="003656A9" w14:paraId="50BB410E" w14:textId="77777777" w:rsidTr="00141E56">
        <w:trPr>
          <w:trHeight w:val="609"/>
        </w:trPr>
        <w:tc>
          <w:tcPr>
            <w:tcW w:w="815" w:type="dxa"/>
          </w:tcPr>
          <w:p w14:paraId="4CB39ECC" w14:textId="2E8C8165" w:rsidR="003656A9" w:rsidRDefault="003656A9" w:rsidP="00141E56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fs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p</w:t>
            </w:r>
          </w:p>
        </w:tc>
        <w:tc>
          <w:tcPr>
            <w:tcW w:w="2299" w:type="dxa"/>
          </w:tcPr>
          <w:p w14:paraId="21DFD0FA" w14:textId="38D706D0" w:rsidR="003656A9" w:rsidRDefault="003656A9" w:rsidP="00141E56">
            <w:pPr>
              <w:rPr>
                <w:rFonts w:ascii="宋体" w:eastAsia="宋体" w:hAnsi="宋体"/>
                <w:sz w:val="24"/>
                <w:szCs w:val="24"/>
              </w:rPr>
            </w:pPr>
            <w:ins w:id="24" w:author="袁慕欣" w:date="2021-11-26T16:49:00Z">
              <w:r w:rsidRPr="0007233B">
                <w:rPr>
                  <w:rFonts w:ascii="宋体" w:eastAsia="宋体" w:hAnsi="宋体"/>
                  <w:sz w:val="24"/>
                  <w:szCs w:val="24"/>
                  <w:rPrChange w:id="25" w:author="袁慕欣" w:date="2021-11-26T16:55:00Z">
                    <w:rPr>
                      <w:rFonts w:ascii="宋体" w:eastAsia="宋体" w:hAnsi="宋体"/>
                    </w:rPr>
                  </w:rPrChange>
                </w:rPr>
                <w:t>fsp_pack1.x.x.xx.tar.gz</w:t>
              </w:r>
            </w:ins>
          </w:p>
        </w:tc>
        <w:tc>
          <w:tcPr>
            <w:tcW w:w="3260" w:type="dxa"/>
          </w:tcPr>
          <w:p w14:paraId="2260CAA2" w14:textId="292DADD9" w:rsidR="003656A9" w:rsidRDefault="006D3D9E" w:rsidP="00141E56">
            <w:pPr>
              <w:rPr>
                <w:rFonts w:ascii="宋体" w:eastAsia="宋体" w:hAnsi="宋体"/>
                <w:sz w:val="24"/>
                <w:szCs w:val="24"/>
              </w:rPr>
            </w:pPr>
            <w:hyperlink r:id="rId12" w:history="1">
              <w:r w:rsidR="003656A9" w:rsidRPr="0000581A">
                <w:rPr>
                  <w:rStyle w:val="a4"/>
                  <w:rFonts w:ascii="宋体" w:eastAsia="宋体" w:hAnsi="宋体"/>
                  <w:sz w:val="24"/>
                  <w:szCs w:val="24"/>
                </w:rPr>
                <w:t>http://192.168.5.30:8088/jenkins/view/私有云产品线/job/setup_fsp_pri_linux/</w:t>
              </w:r>
            </w:hyperlink>
          </w:p>
        </w:tc>
        <w:tc>
          <w:tcPr>
            <w:tcW w:w="1843" w:type="dxa"/>
          </w:tcPr>
          <w:p w14:paraId="764A6B16" w14:textId="513C115C" w:rsidR="003656A9" w:rsidRPr="003656A9" w:rsidRDefault="003656A9" w:rsidP="00141E56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ins w:id="26" w:author="袁慕欣" w:date="2021-11-26T16:52:00Z">
              <w:r w:rsidRPr="0007233B">
                <w:rPr>
                  <w:rFonts w:ascii="宋体" w:eastAsia="宋体" w:hAnsi="宋体" w:hint="eastAsia"/>
                  <w:sz w:val="24"/>
                  <w:szCs w:val="24"/>
                  <w:rPrChange w:id="27" w:author="袁慕欣" w:date="2021-11-26T16:55:00Z">
                    <w:rPr>
                      <w:rFonts w:ascii="宋体" w:eastAsia="宋体" w:hAnsi="宋体" w:hint="eastAsia"/>
                    </w:rPr>
                  </w:rPrChange>
                </w:rPr>
                <w:t>使用</w:t>
              </w:r>
              <w:r w:rsidRPr="0007233B">
                <w:rPr>
                  <w:rFonts w:ascii="宋体" w:eastAsia="宋体" w:hAnsi="宋体"/>
                  <w:sz w:val="24"/>
                  <w:szCs w:val="24"/>
                  <w:rPrChange w:id="28" w:author="袁慕欣" w:date="2021-11-26T16:55:00Z">
                    <w:rPr>
                      <w:rFonts w:ascii="宋体" w:eastAsia="宋体" w:hAnsi="宋体"/>
                    </w:rPr>
                  </w:rPrChange>
                </w:rPr>
                <w:t>webapp</w:t>
              </w:r>
              <w:r w:rsidRPr="0007233B">
                <w:rPr>
                  <w:rFonts w:ascii="宋体" w:eastAsia="宋体" w:hAnsi="宋体" w:hint="eastAsia"/>
                  <w:sz w:val="24"/>
                  <w:szCs w:val="24"/>
                  <w:rPrChange w:id="29" w:author="袁慕欣" w:date="2021-11-26T16:55:00Z">
                    <w:rPr>
                      <w:rFonts w:ascii="宋体" w:eastAsia="宋体" w:hAnsi="宋体" w:hint="eastAsia"/>
                    </w:rPr>
                  </w:rPrChange>
                </w:rPr>
                <w:t>必须安装</w:t>
              </w:r>
            </w:ins>
            <w:ins w:id="30" w:author="袁慕欣" w:date="2021-11-26T16:53:00Z">
              <w:r w:rsidRPr="0007233B">
                <w:rPr>
                  <w:rFonts w:ascii="宋体" w:eastAsia="宋体" w:hAnsi="宋体"/>
                  <w:sz w:val="24"/>
                  <w:szCs w:val="24"/>
                  <w:rPrChange w:id="31" w:author="袁慕欣" w:date="2021-11-26T16:55:00Z">
                    <w:rPr>
                      <w:rFonts w:ascii="宋体" w:eastAsia="宋体" w:hAnsi="宋体"/>
                    </w:rPr>
                  </w:rPrChange>
                </w:rPr>
                <w:t>fsp</w:t>
              </w:r>
            </w:ins>
          </w:p>
        </w:tc>
        <w:tc>
          <w:tcPr>
            <w:tcW w:w="1559" w:type="dxa"/>
          </w:tcPr>
          <w:p w14:paraId="1FFB1AB6" w14:textId="5D9733C3" w:rsidR="003656A9" w:rsidRDefault="00141E56" w:rsidP="00141E56">
            <w:pPr>
              <w:rPr>
                <w:rFonts w:ascii="宋体" w:eastAsia="宋体" w:hAnsi="宋体"/>
                <w:sz w:val="24"/>
                <w:szCs w:val="24"/>
              </w:rPr>
            </w:pPr>
            <w:ins w:id="32" w:author="袁慕欣" w:date="2021-11-26T16:49:00Z">
              <w:r w:rsidRPr="0007233B">
                <w:rPr>
                  <w:rFonts w:ascii="宋体" w:eastAsia="宋体" w:hAnsi="宋体"/>
                  <w:sz w:val="24"/>
                  <w:szCs w:val="24"/>
                  <w:rPrChange w:id="33" w:author="袁慕欣" w:date="2021-11-26T16:55:00Z">
                    <w:rPr>
                      <w:rFonts w:ascii="宋体" w:eastAsia="宋体" w:hAnsi="宋体"/>
                    </w:rPr>
                  </w:rPrChange>
                </w:rPr>
                <w:t>fsp_pack1.6.5.17.tar.gz</w:t>
              </w:r>
            </w:ins>
          </w:p>
        </w:tc>
      </w:tr>
      <w:tr w:rsidR="003656A9" w14:paraId="0DB0C99C" w14:textId="77777777" w:rsidTr="00141E56">
        <w:trPr>
          <w:trHeight w:val="914"/>
        </w:trPr>
        <w:tc>
          <w:tcPr>
            <w:tcW w:w="815" w:type="dxa"/>
          </w:tcPr>
          <w:p w14:paraId="3ABBA102" w14:textId="56F489FB" w:rsidR="003656A9" w:rsidRDefault="003656A9" w:rsidP="00141E56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s</w:t>
            </w:r>
            <w:r>
              <w:rPr>
                <w:rFonts w:ascii="宋体" w:eastAsia="宋体" w:hAnsi="宋体"/>
                <w:sz w:val="24"/>
                <w:szCs w:val="24"/>
              </w:rPr>
              <w:t>tore</w:t>
            </w:r>
          </w:p>
        </w:tc>
        <w:tc>
          <w:tcPr>
            <w:tcW w:w="2299" w:type="dxa"/>
          </w:tcPr>
          <w:p w14:paraId="4B1CAB48" w14:textId="5B6FE64A" w:rsidR="003656A9" w:rsidRDefault="003656A9" w:rsidP="00141E56">
            <w:pPr>
              <w:rPr>
                <w:rFonts w:ascii="宋体" w:eastAsia="宋体" w:hAnsi="宋体"/>
                <w:sz w:val="24"/>
                <w:szCs w:val="24"/>
              </w:rPr>
            </w:pPr>
            <w:ins w:id="34" w:author="袁慕欣" w:date="2021-11-26T16:50:00Z">
              <w:r w:rsidRPr="0007233B">
                <w:rPr>
                  <w:rFonts w:ascii="宋体" w:eastAsia="宋体" w:hAnsi="宋体"/>
                  <w:sz w:val="24"/>
                  <w:szCs w:val="24"/>
                  <w:rPrChange w:id="35" w:author="袁慕欣" w:date="2021-11-26T16:55:00Z">
                    <w:rPr>
                      <w:rFonts w:ascii="宋体" w:eastAsia="宋体" w:hAnsi="宋体"/>
                    </w:rPr>
                  </w:rPrChange>
                </w:rPr>
                <w:t>fsp-store-1.x.x.x.tar.gz</w:t>
              </w:r>
            </w:ins>
          </w:p>
        </w:tc>
        <w:tc>
          <w:tcPr>
            <w:tcW w:w="3260" w:type="dxa"/>
          </w:tcPr>
          <w:p w14:paraId="25E3D607" w14:textId="6D3100B5" w:rsidR="003656A9" w:rsidRDefault="006D3D9E" w:rsidP="00141E56">
            <w:pPr>
              <w:rPr>
                <w:rFonts w:ascii="宋体" w:eastAsia="宋体" w:hAnsi="宋体"/>
                <w:sz w:val="24"/>
                <w:szCs w:val="24"/>
              </w:rPr>
            </w:pPr>
            <w:hyperlink r:id="rId13" w:history="1">
              <w:r w:rsidR="003656A9" w:rsidRPr="0000581A">
                <w:rPr>
                  <w:rStyle w:val="a4"/>
                  <w:rFonts w:ascii="宋体" w:eastAsia="宋体" w:hAnsi="宋体"/>
                  <w:sz w:val="24"/>
                  <w:szCs w:val="24"/>
                </w:rPr>
                <w:t>http://192.168.5.30:8088/jenkins/view/平台产品线/job/build_platform_fsp_store/</w:t>
              </w:r>
            </w:hyperlink>
          </w:p>
        </w:tc>
        <w:tc>
          <w:tcPr>
            <w:tcW w:w="1843" w:type="dxa"/>
          </w:tcPr>
          <w:p w14:paraId="3096A176" w14:textId="297CA492" w:rsidR="003656A9" w:rsidRDefault="003656A9" w:rsidP="00141E56">
            <w:pPr>
              <w:rPr>
                <w:rFonts w:ascii="宋体" w:eastAsia="宋体" w:hAnsi="宋体"/>
                <w:sz w:val="24"/>
                <w:szCs w:val="24"/>
              </w:rPr>
            </w:pPr>
            <w:ins w:id="36" w:author="袁慕欣" w:date="2021-11-26T16:53:00Z">
              <w:r w:rsidRPr="0007233B">
                <w:rPr>
                  <w:rFonts w:ascii="宋体" w:eastAsia="宋体" w:hAnsi="宋体"/>
                  <w:sz w:val="24"/>
                  <w:szCs w:val="24"/>
                  <w:rPrChange w:id="37" w:author="袁慕欣" w:date="2021-11-26T16:55:00Z">
                    <w:rPr>
                      <w:rFonts w:ascii="宋体" w:eastAsia="宋体" w:hAnsi="宋体"/>
                    </w:rPr>
                  </w:rPrChange>
                </w:rPr>
                <w:t>web端接收共享文档需要安装store</w:t>
              </w:r>
            </w:ins>
          </w:p>
        </w:tc>
        <w:tc>
          <w:tcPr>
            <w:tcW w:w="1559" w:type="dxa"/>
          </w:tcPr>
          <w:p w14:paraId="1DBCFA52" w14:textId="57996048" w:rsidR="003656A9" w:rsidRDefault="00141E56" w:rsidP="00141E56">
            <w:pPr>
              <w:rPr>
                <w:rFonts w:ascii="宋体" w:eastAsia="宋体" w:hAnsi="宋体"/>
                <w:sz w:val="24"/>
                <w:szCs w:val="24"/>
              </w:rPr>
            </w:pPr>
            <w:ins w:id="38" w:author="袁慕欣" w:date="2021-11-26T16:52:00Z">
              <w:r w:rsidRPr="0007233B">
                <w:rPr>
                  <w:rFonts w:ascii="宋体" w:eastAsia="宋体" w:hAnsi="宋体"/>
                  <w:sz w:val="24"/>
                  <w:szCs w:val="24"/>
                  <w:rPrChange w:id="39" w:author="袁慕欣" w:date="2021-11-26T16:55:00Z">
                    <w:rPr>
                      <w:rFonts w:ascii="宋体" w:eastAsia="宋体" w:hAnsi="宋体"/>
                    </w:rPr>
                  </w:rPrChange>
                </w:rPr>
                <w:t>fsp-store-1.2.8.1.tar.gz</w:t>
              </w:r>
            </w:ins>
          </w:p>
        </w:tc>
      </w:tr>
    </w:tbl>
    <w:p w14:paraId="2D2EAEEA" w14:textId="77777777" w:rsidR="00B75559" w:rsidRPr="00DE4B6E" w:rsidRDefault="00B75559" w:rsidP="00A44842">
      <w:pPr>
        <w:rPr>
          <w:ins w:id="40" w:author="袁慕欣" w:date="2021-11-26T16:47:00Z"/>
          <w:rFonts w:ascii="宋体" w:eastAsia="宋体" w:hAnsi="宋体"/>
          <w:sz w:val="24"/>
          <w:szCs w:val="24"/>
          <w:rPrChange w:id="41" w:author="袁慕欣" w:date="2021-11-26T16:55:00Z">
            <w:rPr>
              <w:ins w:id="42" w:author="袁慕欣" w:date="2021-11-26T16:47:00Z"/>
              <w:rFonts w:ascii="宋体" w:eastAsia="宋体" w:hAnsi="宋体"/>
            </w:rPr>
          </w:rPrChange>
        </w:rPr>
      </w:pPr>
    </w:p>
    <w:p w14:paraId="0377C2BE" w14:textId="77777777" w:rsidR="00176119" w:rsidRPr="00176119" w:rsidDel="00975528" w:rsidRDefault="00176119" w:rsidP="00176119">
      <w:pPr>
        <w:pStyle w:val="1"/>
        <w:rPr>
          <w:del w:id="43" w:author="袁慕欣" w:date="2021-11-26T17:00:00Z"/>
          <w:rFonts w:ascii="宋体" w:eastAsia="宋体" w:hAnsi="宋体"/>
        </w:rPr>
      </w:pPr>
      <w:proofErr w:type="gramStart"/>
      <w:r w:rsidRPr="00176119">
        <w:rPr>
          <w:rFonts w:ascii="宋体" w:eastAsia="宋体" w:hAnsi="宋体" w:hint="eastAsia"/>
        </w:rPr>
        <w:t>一</w:t>
      </w:r>
      <w:proofErr w:type="gramEnd"/>
      <w:r w:rsidRPr="00176119">
        <w:rPr>
          <w:rFonts w:ascii="宋体" w:eastAsia="宋体" w:hAnsi="宋体" w:hint="eastAsia"/>
        </w:rPr>
        <w:t xml:space="preserve"> 安装</w:t>
      </w:r>
    </w:p>
    <w:p w14:paraId="220A62A9" w14:textId="77777777" w:rsidR="00176119" w:rsidRPr="00DE4B6E" w:rsidRDefault="00176119" w:rsidP="00176119">
      <w:pPr>
        <w:pStyle w:val="1"/>
        <w:rPr>
          <w:sz w:val="24"/>
          <w:szCs w:val="24"/>
          <w:rPrChange w:id="44" w:author="袁慕欣" w:date="2021-11-26T16:55:00Z">
            <w:rPr>
              <w:rFonts w:ascii="宋体" w:eastAsia="宋体" w:hAnsi="宋体"/>
            </w:rPr>
          </w:rPrChange>
        </w:rPr>
      </w:pPr>
    </w:p>
    <w:p w14:paraId="02FA64FD" w14:textId="688400DD" w:rsidR="00975528" w:rsidRDefault="00975528" w:rsidP="00366196">
      <w:pPr>
        <w:pStyle w:val="a3"/>
        <w:numPr>
          <w:ilvl w:val="0"/>
          <w:numId w:val="4"/>
        </w:numPr>
        <w:ind w:firstLineChars="0"/>
        <w:rPr>
          <w:ins w:id="45" w:author="袁慕欣" w:date="2021-11-26T17:00:00Z"/>
          <w:rFonts w:ascii="宋体" w:eastAsia="宋体" w:hAnsi="宋体"/>
          <w:sz w:val="30"/>
          <w:szCs w:val="30"/>
        </w:rPr>
      </w:pPr>
      <w:ins w:id="46" w:author="袁慕欣" w:date="2021-11-26T17:00:00Z">
        <w:r>
          <w:rPr>
            <w:rFonts w:ascii="宋体" w:eastAsia="宋体" w:hAnsi="宋体" w:hint="eastAsia"/>
            <w:sz w:val="30"/>
            <w:szCs w:val="30"/>
          </w:rPr>
          <w:t>准备安装</w:t>
        </w:r>
      </w:ins>
    </w:p>
    <w:p w14:paraId="2B2201A4" w14:textId="438C6F38" w:rsidR="00975528" w:rsidRPr="00FB35FE" w:rsidRDefault="00975528">
      <w:pPr>
        <w:pStyle w:val="a3"/>
        <w:ind w:left="675" w:firstLineChars="0" w:firstLine="0"/>
        <w:rPr>
          <w:ins w:id="47" w:author="袁慕欣" w:date="2021-11-26T16:59:00Z"/>
          <w:rFonts w:ascii="宋体" w:eastAsia="宋体" w:hAnsi="宋体"/>
          <w:sz w:val="24"/>
          <w:szCs w:val="24"/>
          <w:rPrChange w:id="48" w:author="袁慕欣" w:date="2021-11-26T17:03:00Z">
            <w:rPr>
              <w:ins w:id="49" w:author="袁慕欣" w:date="2021-11-26T16:59:00Z"/>
              <w:rFonts w:ascii="宋体" w:eastAsia="宋体" w:hAnsi="宋体"/>
              <w:sz w:val="30"/>
              <w:szCs w:val="30"/>
            </w:rPr>
          </w:rPrChange>
        </w:rPr>
        <w:pPrChange w:id="50" w:author="袁慕欣" w:date="2021-11-26T17:00:00Z">
          <w:pPr>
            <w:pStyle w:val="a3"/>
            <w:numPr>
              <w:numId w:val="4"/>
            </w:numPr>
            <w:ind w:left="675" w:firstLineChars="0" w:hanging="360"/>
          </w:pPr>
        </w:pPrChange>
      </w:pPr>
      <w:ins w:id="51" w:author="袁慕欣" w:date="2021-11-26T17:00:00Z">
        <w:r w:rsidRPr="00FB35FE">
          <w:rPr>
            <w:rFonts w:ascii="宋体" w:eastAsia="宋体" w:hAnsi="宋体" w:hint="eastAsia"/>
            <w:sz w:val="24"/>
            <w:szCs w:val="24"/>
            <w:rPrChange w:id="52" w:author="袁慕欣" w:date="2021-11-26T17:0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选择</w:t>
        </w:r>
      </w:ins>
      <w:ins w:id="53" w:author="袁慕欣" w:date="2021-11-26T17:01:00Z">
        <w:r w:rsidR="00FB35FE" w:rsidRPr="00FB35FE">
          <w:rPr>
            <w:rFonts w:ascii="宋体" w:eastAsia="宋体" w:hAnsi="宋体" w:hint="eastAsia"/>
            <w:sz w:val="24"/>
            <w:szCs w:val="24"/>
            <w:rPrChange w:id="54" w:author="袁慕欣" w:date="2021-11-26T17:0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任意目录存放安装包，本文以</w:t>
        </w:r>
        <w:r w:rsidR="00FB35FE" w:rsidRPr="00FB35FE">
          <w:rPr>
            <w:rFonts w:ascii="宋体" w:eastAsia="宋体" w:hAnsi="宋体"/>
            <w:sz w:val="24"/>
            <w:szCs w:val="24"/>
            <w:rPrChange w:id="55" w:author="袁慕欣" w:date="2021-11-26T17:03:00Z">
              <w:rPr>
                <w:rFonts w:ascii="宋体" w:eastAsia="宋体" w:hAnsi="宋体"/>
                <w:sz w:val="30"/>
                <w:szCs w:val="30"/>
              </w:rPr>
            </w:rPrChange>
          </w:rPr>
          <w:t>/root/webapp为例，</w:t>
        </w:r>
      </w:ins>
      <w:ins w:id="56" w:author="袁慕欣" w:date="2021-11-26T17:02:00Z">
        <w:r w:rsidR="00FB35FE" w:rsidRPr="00FB35FE">
          <w:rPr>
            <w:rFonts w:ascii="宋体" w:eastAsia="宋体" w:hAnsi="宋体" w:hint="eastAsia"/>
            <w:sz w:val="24"/>
            <w:szCs w:val="24"/>
            <w:rPrChange w:id="57" w:author="袁慕欣" w:date="2021-11-26T17:0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把</w:t>
        </w:r>
        <w:r w:rsidR="00FB35FE" w:rsidRPr="00FB35FE">
          <w:rPr>
            <w:rFonts w:ascii="宋体" w:eastAsia="宋体" w:hAnsi="宋体"/>
            <w:sz w:val="24"/>
            <w:szCs w:val="24"/>
            <w:rPrChange w:id="58" w:author="袁慕欣" w:date="2021-11-26T17:03:00Z">
              <w:rPr>
                <w:rFonts w:ascii="宋体" w:eastAsia="宋体" w:hAnsi="宋体"/>
                <w:sz w:val="30"/>
                <w:szCs w:val="30"/>
              </w:rPr>
            </w:rPrChange>
          </w:rPr>
          <w:t>ces，fsp和store</w:t>
        </w:r>
      </w:ins>
      <w:ins w:id="59" w:author="袁慕欣" w:date="2021-11-26T17:04:00Z">
        <w:r w:rsidR="00FB35FE">
          <w:rPr>
            <w:rFonts w:ascii="宋体" w:eastAsia="宋体" w:hAnsi="宋体" w:hint="eastAsia"/>
            <w:sz w:val="24"/>
            <w:szCs w:val="24"/>
          </w:rPr>
          <w:t>（如有需要）</w:t>
        </w:r>
      </w:ins>
      <w:ins w:id="60" w:author="袁慕欣" w:date="2021-11-26T17:02:00Z">
        <w:r w:rsidR="00FB35FE" w:rsidRPr="00FB35FE">
          <w:rPr>
            <w:rFonts w:ascii="宋体" w:eastAsia="宋体" w:hAnsi="宋体" w:hint="eastAsia"/>
            <w:sz w:val="24"/>
            <w:szCs w:val="24"/>
            <w:rPrChange w:id="61" w:author="袁慕欣" w:date="2021-11-26T17:0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的安装包拷贝到</w:t>
        </w:r>
        <w:r w:rsidR="00FB35FE" w:rsidRPr="00FB35FE">
          <w:rPr>
            <w:rFonts w:ascii="宋体" w:eastAsia="宋体" w:hAnsi="宋体"/>
            <w:sz w:val="24"/>
            <w:szCs w:val="24"/>
            <w:rPrChange w:id="62" w:author="袁慕欣" w:date="2021-11-26T17:03:00Z">
              <w:rPr>
                <w:rFonts w:ascii="宋体" w:eastAsia="宋体" w:hAnsi="宋体"/>
                <w:sz w:val="30"/>
                <w:szCs w:val="30"/>
              </w:rPr>
            </w:rPrChange>
          </w:rPr>
          <w:t>/root/webapp</w:t>
        </w:r>
      </w:ins>
      <w:ins w:id="63" w:author="袁慕欣" w:date="2021-11-26T17:03:00Z">
        <w:r w:rsidR="00FB35FE" w:rsidRPr="00FB35FE">
          <w:rPr>
            <w:rFonts w:ascii="宋体" w:eastAsia="宋体" w:hAnsi="宋体" w:hint="eastAsia"/>
            <w:sz w:val="24"/>
            <w:szCs w:val="24"/>
            <w:rPrChange w:id="64" w:author="袁慕欣" w:date="2021-11-26T17:0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目录下</w:t>
        </w:r>
      </w:ins>
      <w:ins w:id="65" w:author="袁慕欣" w:date="2021-11-26T17:05:00Z">
        <w:r w:rsidR="00FB35FE">
          <w:rPr>
            <w:rFonts w:ascii="宋体" w:eastAsia="宋体" w:hAnsi="宋体" w:hint="eastAsia"/>
            <w:sz w:val="24"/>
            <w:szCs w:val="24"/>
          </w:rPr>
          <w:t>，</w:t>
        </w:r>
        <w:r w:rsidR="00FB35FE" w:rsidRPr="00664B90">
          <w:rPr>
            <w:rFonts w:ascii="宋体" w:eastAsia="宋体" w:hAnsi="宋体" w:hint="eastAsia"/>
            <w:sz w:val="24"/>
            <w:szCs w:val="24"/>
            <w:u w:val="single"/>
          </w:rPr>
          <w:t>cd</w:t>
        </w:r>
      </w:ins>
      <w:r w:rsidR="00664B90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ins w:id="66" w:author="袁慕欣" w:date="2021-11-26T17:05:00Z">
        <w:r w:rsidR="00FB35FE" w:rsidRPr="00664B90">
          <w:rPr>
            <w:rFonts w:ascii="宋体" w:eastAsia="宋体" w:hAnsi="宋体" w:hint="eastAsia"/>
            <w:sz w:val="24"/>
            <w:szCs w:val="24"/>
            <w:u w:val="single"/>
          </w:rPr>
          <w:t>/</w:t>
        </w:r>
        <w:r w:rsidR="00FB35FE" w:rsidRPr="00664B90">
          <w:rPr>
            <w:rFonts w:ascii="宋体" w:eastAsia="宋体" w:hAnsi="宋体"/>
            <w:sz w:val="24"/>
            <w:szCs w:val="24"/>
            <w:u w:val="single"/>
          </w:rPr>
          <w:t>root/webapp</w:t>
        </w:r>
      </w:ins>
      <w:r w:rsidR="00664B90">
        <w:rPr>
          <w:rFonts w:ascii="宋体" w:eastAsia="宋体" w:hAnsi="宋体" w:hint="eastAsia"/>
          <w:sz w:val="24"/>
          <w:szCs w:val="24"/>
          <w:u w:val="single"/>
        </w:rPr>
        <w:t>进入</w:t>
      </w:r>
      <w:ins w:id="67" w:author="袁慕欣" w:date="2021-11-26T17:05:00Z">
        <w:r w:rsidR="00FB35FE">
          <w:rPr>
            <w:rFonts w:ascii="宋体" w:eastAsia="宋体" w:hAnsi="宋体" w:hint="eastAsia"/>
            <w:sz w:val="24"/>
            <w:szCs w:val="24"/>
          </w:rPr>
          <w:t>目录</w:t>
        </w:r>
      </w:ins>
    </w:p>
    <w:p w14:paraId="24DF6D8D" w14:textId="36F22822" w:rsidR="00F92C12" w:rsidRPr="00854419" w:rsidRDefault="00366196" w:rsidP="00366196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 w:val="30"/>
          <w:szCs w:val="30"/>
        </w:rPr>
      </w:pPr>
      <w:r w:rsidRPr="00854419">
        <w:rPr>
          <w:rFonts w:ascii="宋体" w:eastAsia="宋体" w:hAnsi="宋体" w:hint="eastAsia"/>
          <w:sz w:val="30"/>
          <w:szCs w:val="30"/>
        </w:rPr>
        <w:t>安装ces</w:t>
      </w:r>
    </w:p>
    <w:p w14:paraId="5B596FDD" w14:textId="7A116E45" w:rsidR="00151BBD" w:rsidRPr="00854419" w:rsidRDefault="00FB35FE" w:rsidP="00854419">
      <w:pPr>
        <w:pStyle w:val="a3"/>
        <w:ind w:left="675" w:firstLineChars="0" w:firstLine="0"/>
        <w:rPr>
          <w:rFonts w:ascii="宋体" w:eastAsia="宋体" w:hAnsi="宋体"/>
          <w:sz w:val="24"/>
          <w:szCs w:val="24"/>
        </w:rPr>
      </w:pPr>
      <w:ins w:id="68" w:author="袁慕欣" w:date="2021-11-26T17:05:00Z">
        <w:r>
          <w:rPr>
            <w:rFonts w:ascii="宋体" w:eastAsia="宋体" w:hAnsi="宋体" w:hint="eastAsia"/>
            <w:sz w:val="24"/>
            <w:szCs w:val="24"/>
          </w:rPr>
          <w:t>执行</w:t>
        </w:r>
      </w:ins>
      <w:ins w:id="69" w:author="袁慕欣" w:date="2021-11-26T17:06:00Z">
        <w:r w:rsidRPr="00664B90">
          <w:rPr>
            <w:rFonts w:ascii="宋体" w:eastAsia="宋体" w:hAnsi="宋体"/>
            <w:sz w:val="24"/>
            <w:szCs w:val="24"/>
            <w:u w:val="single"/>
          </w:rPr>
          <w:t>tar -zxvf ces_linux_hst4.35.2.21.tar.gz</w:t>
        </w:r>
        <w:r>
          <w:rPr>
            <w:rFonts w:ascii="宋体" w:eastAsia="宋体" w:hAnsi="宋体" w:hint="eastAsia"/>
            <w:sz w:val="24"/>
            <w:szCs w:val="24"/>
          </w:rPr>
          <w:t>命令解压ces安装包，然后</w:t>
        </w:r>
      </w:ins>
      <w:ins w:id="70" w:author="袁慕欣" w:date="2021-11-26T17:07:00Z">
        <w:r w:rsidR="00F529A1" w:rsidRPr="00664B90">
          <w:rPr>
            <w:rFonts w:ascii="宋体" w:eastAsia="宋体" w:hAnsi="宋体"/>
            <w:sz w:val="24"/>
            <w:szCs w:val="24"/>
            <w:u w:val="single"/>
          </w:rPr>
          <w:t>cd ces_linux4.35.2.21/</w:t>
        </w:r>
        <w:r w:rsidR="00F529A1">
          <w:rPr>
            <w:rFonts w:ascii="宋体" w:eastAsia="宋体" w:hAnsi="宋体"/>
            <w:sz w:val="24"/>
            <w:szCs w:val="24"/>
          </w:rPr>
          <w:t xml:space="preserve"> </w:t>
        </w:r>
        <w:r w:rsidR="00F529A1">
          <w:rPr>
            <w:rFonts w:ascii="宋体" w:eastAsia="宋体" w:hAnsi="宋体" w:hint="eastAsia"/>
            <w:sz w:val="24"/>
            <w:szCs w:val="24"/>
          </w:rPr>
          <w:t>进入ces安装目录，</w:t>
        </w:r>
      </w:ins>
      <w:del w:id="71" w:author="袁慕欣" w:date="2021-11-26T17:05:00Z">
        <w:r w:rsidR="00366196" w:rsidRPr="00854419" w:rsidDel="00FB35FE">
          <w:rPr>
            <w:rFonts w:ascii="宋体" w:eastAsia="宋体" w:hAnsi="宋体" w:hint="eastAsia"/>
            <w:sz w:val="24"/>
            <w:szCs w:val="24"/>
          </w:rPr>
          <w:delText>获取ces安装包，</w:delText>
        </w:r>
        <w:commentRangeStart w:id="72"/>
        <w:r w:rsidR="00366196" w:rsidRPr="00854419" w:rsidDel="00FB35FE">
          <w:rPr>
            <w:rFonts w:ascii="宋体" w:eastAsia="宋体" w:hAnsi="宋体" w:hint="eastAsia"/>
            <w:sz w:val="24"/>
            <w:szCs w:val="24"/>
          </w:rPr>
          <w:delText>解压并进入目录</w:delText>
        </w:r>
        <w:commentRangeEnd w:id="72"/>
        <w:r w:rsidR="00B75162" w:rsidDel="00FB35FE">
          <w:rPr>
            <w:rStyle w:val="a6"/>
          </w:rPr>
          <w:commentReference w:id="72"/>
        </w:r>
        <w:r w:rsidR="005B54B7" w:rsidRPr="00854419" w:rsidDel="00FB35FE">
          <w:rPr>
            <w:rFonts w:ascii="宋体" w:eastAsia="宋体" w:hAnsi="宋体" w:hint="eastAsia"/>
            <w:sz w:val="24"/>
            <w:szCs w:val="24"/>
          </w:rPr>
          <w:delText>，</w:delText>
        </w:r>
      </w:del>
      <w:r w:rsidR="005B54B7" w:rsidRPr="00854419">
        <w:rPr>
          <w:rFonts w:ascii="宋体" w:eastAsia="宋体" w:hAnsi="宋体" w:hint="eastAsia"/>
          <w:sz w:val="24"/>
          <w:szCs w:val="24"/>
        </w:rPr>
        <w:t>执行</w:t>
      </w:r>
      <w:r w:rsidR="005B54B7" w:rsidRPr="00664B90">
        <w:rPr>
          <w:rFonts w:ascii="宋体" w:eastAsia="宋体" w:hAnsi="宋体"/>
          <w:sz w:val="24"/>
          <w:szCs w:val="24"/>
          <w:u w:val="single"/>
        </w:rPr>
        <w:t>/bin/bash server_install.sh single</w:t>
      </w:r>
      <w:r w:rsidR="005B54B7" w:rsidRPr="00854419">
        <w:rPr>
          <w:rFonts w:ascii="宋体" w:eastAsia="宋体" w:hAnsi="宋体" w:hint="eastAsia"/>
          <w:sz w:val="24"/>
          <w:szCs w:val="24"/>
        </w:rPr>
        <w:t>命令安装ces</w:t>
      </w:r>
    </w:p>
    <w:p w14:paraId="7D01C16A" w14:textId="66994914" w:rsidR="00366196" w:rsidRPr="00854419" w:rsidRDefault="005B54B7" w:rsidP="00366196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 w:val="30"/>
          <w:szCs w:val="30"/>
        </w:rPr>
      </w:pPr>
      <w:r w:rsidRPr="00854419">
        <w:rPr>
          <w:rFonts w:ascii="宋体" w:eastAsia="宋体" w:hAnsi="宋体" w:hint="eastAsia"/>
          <w:sz w:val="30"/>
          <w:szCs w:val="30"/>
        </w:rPr>
        <w:lastRenderedPageBreak/>
        <w:t>安装fsp</w:t>
      </w:r>
    </w:p>
    <w:p w14:paraId="1204296F" w14:textId="3E15FFDC" w:rsidR="005B54B7" w:rsidRPr="00854419" w:rsidDel="00F529A1" w:rsidRDefault="00664B90" w:rsidP="00664B90">
      <w:pPr>
        <w:pStyle w:val="a3"/>
        <w:ind w:left="675" w:firstLineChars="0" w:firstLine="0"/>
        <w:jc w:val="left"/>
        <w:rPr>
          <w:del w:id="73" w:author="袁慕欣" w:date="2021-11-26T17:07:00Z"/>
          <w:rFonts w:ascii="宋体" w:eastAsia="宋体" w:hAnsi="宋体"/>
          <w:sz w:val="24"/>
          <w:szCs w:val="24"/>
        </w:rPr>
      </w:pPr>
      <w:r w:rsidRPr="00664B90">
        <w:rPr>
          <w:rFonts w:ascii="宋体" w:eastAsia="宋体" w:hAnsi="宋体" w:hint="eastAsia"/>
          <w:sz w:val="24"/>
          <w:szCs w:val="24"/>
          <w:u w:val="single"/>
        </w:rPr>
        <w:t>cd</w:t>
      </w:r>
      <w:r w:rsidRPr="00664B90">
        <w:rPr>
          <w:rFonts w:ascii="宋体" w:eastAsia="宋体" w:hAnsi="宋体"/>
          <w:sz w:val="24"/>
          <w:szCs w:val="24"/>
          <w:u w:val="single"/>
        </w:rPr>
        <w:t xml:space="preserve"> </w:t>
      </w:r>
      <w:r w:rsidR="00A57A0A" w:rsidRPr="00664B90">
        <w:rPr>
          <w:rFonts w:ascii="宋体" w:eastAsia="宋体" w:hAnsi="宋体" w:hint="eastAsia"/>
          <w:sz w:val="24"/>
          <w:szCs w:val="24"/>
          <w:u w:val="single"/>
        </w:rPr>
        <w:t>/</w:t>
      </w:r>
      <w:r w:rsidR="00A57A0A" w:rsidRPr="00664B90">
        <w:rPr>
          <w:rFonts w:ascii="宋体" w:eastAsia="宋体" w:hAnsi="宋体"/>
          <w:sz w:val="24"/>
          <w:szCs w:val="24"/>
          <w:u w:val="single"/>
        </w:rPr>
        <w:t>root/webapp</w:t>
      </w:r>
      <w:r>
        <w:rPr>
          <w:rFonts w:ascii="宋体" w:eastAsia="宋体" w:hAnsi="宋体" w:hint="eastAsia"/>
          <w:sz w:val="24"/>
          <w:szCs w:val="24"/>
        </w:rPr>
        <w:t>回到web</w:t>
      </w:r>
      <w:r>
        <w:rPr>
          <w:rFonts w:ascii="宋体" w:eastAsia="宋体" w:hAnsi="宋体"/>
          <w:sz w:val="24"/>
          <w:szCs w:val="24"/>
        </w:rPr>
        <w:t>app</w:t>
      </w:r>
      <w:r w:rsidR="00A57A0A">
        <w:rPr>
          <w:rFonts w:ascii="宋体" w:eastAsia="宋体" w:hAnsi="宋体" w:hint="eastAsia"/>
          <w:sz w:val="24"/>
          <w:szCs w:val="24"/>
        </w:rPr>
        <w:t>目录，</w:t>
      </w:r>
      <w:ins w:id="74" w:author="袁慕欣" w:date="2021-11-26T17:08:00Z">
        <w:r w:rsidR="00F529A1">
          <w:rPr>
            <w:rFonts w:ascii="宋体" w:eastAsia="宋体" w:hAnsi="宋体" w:hint="eastAsia"/>
            <w:sz w:val="24"/>
            <w:szCs w:val="24"/>
          </w:rPr>
          <w:t>执行</w:t>
        </w:r>
        <w:r w:rsidR="00F529A1" w:rsidRPr="00664B90">
          <w:rPr>
            <w:rFonts w:ascii="宋体" w:eastAsia="宋体" w:hAnsi="宋体"/>
            <w:sz w:val="24"/>
            <w:szCs w:val="24"/>
            <w:u w:val="single"/>
          </w:rPr>
          <w:t>tar -zxvf fsp_pack1.6.5.17.tar.gz</w:t>
        </w:r>
        <w:r w:rsidR="00F529A1">
          <w:rPr>
            <w:rFonts w:ascii="宋体" w:eastAsia="宋体" w:hAnsi="宋体" w:hint="eastAsia"/>
            <w:sz w:val="24"/>
            <w:szCs w:val="24"/>
          </w:rPr>
          <w:t>命令解压fsp安装包，然后</w:t>
        </w:r>
        <w:r w:rsidR="00F529A1" w:rsidRPr="00664B90">
          <w:rPr>
            <w:rFonts w:ascii="宋体" w:eastAsia="宋体" w:hAnsi="宋体" w:hint="eastAsia"/>
            <w:sz w:val="24"/>
            <w:szCs w:val="24"/>
            <w:u w:val="single"/>
          </w:rPr>
          <w:t>cd</w:t>
        </w:r>
        <w:r w:rsidR="00F529A1" w:rsidRPr="00664B90">
          <w:rPr>
            <w:rFonts w:ascii="宋体" w:eastAsia="宋体" w:hAnsi="宋体"/>
            <w:sz w:val="24"/>
            <w:szCs w:val="24"/>
            <w:u w:val="single"/>
          </w:rPr>
          <w:t xml:space="preserve"> fsp_pack</w:t>
        </w:r>
        <w:r w:rsidR="00F529A1">
          <w:rPr>
            <w:rFonts w:ascii="宋体" w:eastAsia="宋体" w:hAnsi="宋体" w:hint="eastAsia"/>
            <w:sz w:val="24"/>
            <w:szCs w:val="24"/>
          </w:rPr>
          <w:t>进入fsp安装目录，</w:t>
        </w:r>
      </w:ins>
      <w:del w:id="75" w:author="袁慕欣" w:date="2021-11-26T17:07:00Z">
        <w:r w:rsidR="005B54B7" w:rsidRPr="00854419" w:rsidDel="00F529A1">
          <w:rPr>
            <w:rFonts w:ascii="宋体" w:eastAsia="宋体" w:hAnsi="宋体" w:hint="eastAsia"/>
            <w:sz w:val="24"/>
            <w:szCs w:val="24"/>
          </w:rPr>
          <w:delText>获取fsp安装包，解压之后有一个</w:delText>
        </w:r>
        <w:r w:rsidR="005B54B7" w:rsidRPr="00854419" w:rsidDel="00F529A1">
          <w:rPr>
            <w:rFonts w:ascii="宋体" w:eastAsia="宋体" w:hAnsi="宋体" w:hint="eastAsia"/>
            <w:color w:val="FF0000"/>
            <w:sz w:val="24"/>
            <w:szCs w:val="24"/>
          </w:rPr>
          <w:delText>fsp</w:delText>
        </w:r>
        <w:r w:rsidR="005B54B7" w:rsidRPr="00854419" w:rsidDel="00F529A1">
          <w:rPr>
            <w:rFonts w:ascii="宋体" w:eastAsia="宋体" w:hAnsi="宋体"/>
            <w:color w:val="FF0000"/>
            <w:sz w:val="24"/>
            <w:szCs w:val="24"/>
          </w:rPr>
          <w:delText>_pack</w:delText>
        </w:r>
        <w:r w:rsidR="005B54B7" w:rsidRPr="00854419" w:rsidDel="00F529A1">
          <w:rPr>
            <w:rFonts w:ascii="宋体" w:eastAsia="宋体" w:hAnsi="宋体" w:hint="eastAsia"/>
            <w:sz w:val="24"/>
            <w:szCs w:val="24"/>
          </w:rPr>
          <w:delText>文件夹(记住这个路径，后面还需要用到</w:delText>
        </w:r>
        <w:r w:rsidR="005B54B7" w:rsidRPr="00854419" w:rsidDel="00F529A1">
          <w:rPr>
            <w:rFonts w:ascii="宋体" w:eastAsia="宋体" w:hAnsi="宋体"/>
            <w:sz w:val="24"/>
            <w:szCs w:val="24"/>
          </w:rPr>
          <w:delText>)</w:delText>
        </w:r>
        <w:r w:rsidR="005B54B7" w:rsidRPr="00854419" w:rsidDel="00F529A1">
          <w:rPr>
            <w:rFonts w:ascii="宋体" w:eastAsia="宋体" w:hAnsi="宋体" w:hint="eastAsia"/>
            <w:sz w:val="24"/>
            <w:szCs w:val="24"/>
          </w:rPr>
          <w:delText>，</w:delText>
        </w:r>
      </w:del>
    </w:p>
    <w:p w14:paraId="0E971D96" w14:textId="680A6F99" w:rsidR="00151BBD" w:rsidRPr="00854419" w:rsidRDefault="005B54B7" w:rsidP="00664B90">
      <w:pPr>
        <w:pStyle w:val="a3"/>
        <w:ind w:left="675" w:firstLineChars="0" w:firstLine="0"/>
        <w:jc w:val="left"/>
        <w:rPr>
          <w:rFonts w:ascii="宋体" w:eastAsia="宋体" w:hAnsi="宋体"/>
          <w:sz w:val="24"/>
          <w:szCs w:val="24"/>
        </w:rPr>
      </w:pPr>
      <w:del w:id="76" w:author="袁慕欣" w:date="2021-11-26T17:08:00Z">
        <w:r w:rsidRPr="00854419" w:rsidDel="00F529A1">
          <w:rPr>
            <w:rFonts w:ascii="宋体" w:eastAsia="宋体" w:hAnsi="宋体" w:hint="eastAsia"/>
            <w:sz w:val="24"/>
            <w:szCs w:val="24"/>
          </w:rPr>
          <w:delText>进入fsp</w:delText>
        </w:r>
        <w:r w:rsidRPr="00854419" w:rsidDel="00F529A1">
          <w:rPr>
            <w:rFonts w:ascii="宋体" w:eastAsia="宋体" w:hAnsi="宋体"/>
            <w:sz w:val="24"/>
            <w:szCs w:val="24"/>
          </w:rPr>
          <w:delText>_pack</w:delText>
        </w:r>
        <w:r w:rsidRPr="00854419" w:rsidDel="00F529A1">
          <w:rPr>
            <w:rFonts w:ascii="宋体" w:eastAsia="宋体" w:hAnsi="宋体" w:hint="eastAsia"/>
            <w:sz w:val="24"/>
            <w:szCs w:val="24"/>
          </w:rPr>
          <w:delText>目录，</w:delText>
        </w:r>
      </w:del>
      <w:r w:rsidR="007F75E2">
        <w:rPr>
          <w:rFonts w:ascii="宋体" w:eastAsia="宋体" w:hAnsi="宋体" w:hint="eastAsia"/>
          <w:sz w:val="24"/>
          <w:szCs w:val="24"/>
        </w:rPr>
        <w:t>执行</w:t>
      </w:r>
      <w:r w:rsidR="00A57A0A" w:rsidRPr="00664B90">
        <w:rPr>
          <w:rFonts w:ascii="宋体" w:eastAsia="宋体" w:hAnsi="宋体" w:hint="eastAsia"/>
          <w:sz w:val="24"/>
          <w:szCs w:val="24"/>
          <w:u w:val="single"/>
        </w:rPr>
        <w:t>/</w:t>
      </w:r>
      <w:r w:rsidR="00A57A0A" w:rsidRPr="00664B90">
        <w:rPr>
          <w:rFonts w:ascii="宋体" w:eastAsia="宋体" w:hAnsi="宋体"/>
          <w:sz w:val="24"/>
          <w:szCs w:val="24"/>
          <w:u w:val="single"/>
        </w:rPr>
        <w:t xml:space="preserve">bin/bash </w:t>
      </w:r>
      <w:r w:rsidR="00FC025C" w:rsidRPr="00664B90">
        <w:rPr>
          <w:rFonts w:ascii="宋体" w:eastAsia="宋体" w:hAnsi="宋体"/>
          <w:sz w:val="24"/>
          <w:szCs w:val="24"/>
          <w:u w:val="single"/>
        </w:rPr>
        <w:t>docker_install.sh</w:t>
      </w:r>
      <w:r w:rsidR="00FC025C">
        <w:rPr>
          <w:rFonts w:ascii="宋体" w:eastAsia="宋体" w:hAnsi="宋体" w:hint="eastAsia"/>
          <w:sz w:val="24"/>
          <w:szCs w:val="24"/>
        </w:rPr>
        <w:t>命令安装fsp</w:t>
      </w:r>
    </w:p>
    <w:p w14:paraId="52FF2106" w14:textId="202B841E" w:rsidR="00854419" w:rsidRPr="00854419" w:rsidRDefault="00854419" w:rsidP="005B54B7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 w:val="24"/>
          <w:szCs w:val="24"/>
        </w:rPr>
      </w:pPr>
    </w:p>
    <w:p w14:paraId="1A34C4EF" w14:textId="61686D56" w:rsidR="005B54B7" w:rsidRDefault="00151BBD" w:rsidP="00854419">
      <w:pPr>
        <w:pStyle w:val="a3"/>
        <w:ind w:left="675" w:firstLineChars="0" w:firstLine="0"/>
        <w:rPr>
          <w:rFonts w:ascii="宋体" w:eastAsia="宋体" w:hAnsi="宋体"/>
          <w:sz w:val="24"/>
          <w:szCs w:val="24"/>
        </w:rPr>
      </w:pPr>
      <w:r w:rsidRPr="00854419">
        <w:rPr>
          <w:rFonts w:ascii="宋体" w:eastAsia="宋体" w:hAnsi="宋体" w:hint="eastAsia"/>
          <w:sz w:val="24"/>
          <w:szCs w:val="24"/>
        </w:rPr>
        <w:t>等待一段</w:t>
      </w:r>
      <w:r w:rsidR="00854419" w:rsidRPr="00854419">
        <w:rPr>
          <w:rFonts w:ascii="宋体" w:eastAsia="宋体" w:hAnsi="宋体" w:hint="eastAsia"/>
          <w:sz w:val="24"/>
          <w:szCs w:val="24"/>
        </w:rPr>
        <w:t>时</w:t>
      </w:r>
      <w:r w:rsidRPr="00854419">
        <w:rPr>
          <w:rFonts w:ascii="宋体" w:eastAsia="宋体" w:hAnsi="宋体" w:hint="eastAsia"/>
          <w:sz w:val="24"/>
          <w:szCs w:val="24"/>
        </w:rPr>
        <w:t>间</w:t>
      </w:r>
      <w:ins w:id="77" w:author="袁慕欣" w:date="2021-11-26T17:09:00Z">
        <w:r w:rsidR="00F529A1">
          <w:rPr>
            <w:rFonts w:ascii="宋体" w:eastAsia="宋体" w:hAnsi="宋体" w:hint="eastAsia"/>
            <w:sz w:val="24"/>
            <w:szCs w:val="24"/>
          </w:rPr>
          <w:t>(大约</w:t>
        </w:r>
      </w:ins>
      <w:ins w:id="78" w:author="袁慕欣" w:date="2021-11-26T17:49:00Z">
        <w:r w:rsidR="003D147F">
          <w:rPr>
            <w:rFonts w:ascii="宋体" w:eastAsia="宋体" w:hAnsi="宋体"/>
            <w:sz w:val="24"/>
            <w:szCs w:val="24"/>
          </w:rPr>
          <w:t>5-8</w:t>
        </w:r>
      </w:ins>
      <w:ins w:id="79" w:author="袁慕欣" w:date="2021-11-26T17:09:00Z">
        <w:r w:rsidR="00F529A1">
          <w:rPr>
            <w:rFonts w:ascii="宋体" w:eastAsia="宋体" w:hAnsi="宋体" w:hint="eastAsia"/>
            <w:sz w:val="24"/>
            <w:szCs w:val="24"/>
          </w:rPr>
          <w:t>分钟</w:t>
        </w:r>
        <w:r w:rsidR="00F529A1">
          <w:rPr>
            <w:rFonts w:ascii="宋体" w:eastAsia="宋体" w:hAnsi="宋体"/>
            <w:sz w:val="24"/>
            <w:szCs w:val="24"/>
          </w:rPr>
          <w:t>)</w:t>
        </w:r>
      </w:ins>
      <w:r w:rsidRPr="00854419">
        <w:rPr>
          <w:rFonts w:ascii="宋体" w:eastAsia="宋体" w:hAnsi="宋体" w:hint="eastAsia"/>
          <w:sz w:val="24"/>
          <w:szCs w:val="24"/>
        </w:rPr>
        <w:t xml:space="preserve">，直到在浏览器访问 </w:t>
      </w:r>
      <w:r w:rsidR="00A57A0A">
        <w:rPr>
          <w:rFonts w:ascii="宋体" w:eastAsia="宋体" w:hAnsi="宋体"/>
          <w:sz w:val="24"/>
          <w:szCs w:val="24"/>
        </w:rPr>
        <w:t>https://</w:t>
      </w:r>
      <w:ins w:id="80" w:author="袁慕欣" w:date="2021-11-26T17:49:00Z">
        <w:r w:rsidR="003D147F">
          <w:rPr>
            <w:rFonts w:ascii="宋体" w:eastAsia="宋体" w:hAnsi="宋体" w:hint="eastAsia"/>
            <w:sz w:val="24"/>
            <w:szCs w:val="24"/>
          </w:rPr>
          <w:t>服务器</w:t>
        </w:r>
      </w:ins>
      <w:commentRangeStart w:id="81"/>
      <w:del w:id="82" w:author="袁慕欣" w:date="2021-11-26T17:49:00Z">
        <w:r w:rsidRPr="00854419" w:rsidDel="003D147F">
          <w:rPr>
            <w:rFonts w:ascii="宋体" w:eastAsia="宋体" w:hAnsi="宋体" w:hint="eastAsia"/>
            <w:sz w:val="24"/>
            <w:szCs w:val="24"/>
          </w:rPr>
          <w:delText>本机</w:delText>
        </w:r>
      </w:del>
      <w:r w:rsidRPr="00854419">
        <w:rPr>
          <w:rFonts w:ascii="宋体" w:eastAsia="宋体" w:hAnsi="宋体" w:hint="eastAsia"/>
          <w:sz w:val="24"/>
          <w:szCs w:val="24"/>
        </w:rPr>
        <w:t>ip</w:t>
      </w:r>
      <w:r w:rsidRPr="00854419">
        <w:rPr>
          <w:rFonts w:ascii="宋体" w:eastAsia="宋体" w:hAnsi="宋体"/>
          <w:sz w:val="24"/>
          <w:szCs w:val="24"/>
        </w:rPr>
        <w:t>:</w:t>
      </w:r>
      <w:ins w:id="83" w:author="袁慕欣" w:date="2021-11-26T16:35:00Z">
        <w:r w:rsidR="003E4044">
          <w:rPr>
            <w:rFonts w:ascii="宋体" w:eastAsia="宋体" w:hAnsi="宋体"/>
            <w:sz w:val="24"/>
            <w:szCs w:val="24"/>
          </w:rPr>
          <w:t>8443</w:t>
        </w:r>
      </w:ins>
      <w:del w:id="84" w:author="袁慕欣" w:date="2021-11-26T16:35:00Z">
        <w:r w:rsidRPr="00854419" w:rsidDel="003E4044">
          <w:rPr>
            <w:rFonts w:ascii="宋体" w:eastAsia="宋体" w:hAnsi="宋体"/>
            <w:sz w:val="24"/>
            <w:szCs w:val="24"/>
          </w:rPr>
          <w:delText>8080</w:delText>
        </w:r>
      </w:del>
      <w:commentRangeEnd w:id="81"/>
      <w:r w:rsidR="00B75162">
        <w:rPr>
          <w:rStyle w:val="a6"/>
        </w:rPr>
        <w:commentReference w:id="81"/>
      </w:r>
      <w:r w:rsidRPr="00854419">
        <w:rPr>
          <w:rFonts w:ascii="宋体" w:eastAsia="宋体" w:hAnsi="宋体"/>
          <w:sz w:val="24"/>
          <w:szCs w:val="24"/>
        </w:rPr>
        <w:t xml:space="preserve"> </w:t>
      </w:r>
      <w:r w:rsidRPr="00854419">
        <w:rPr>
          <w:rFonts w:ascii="宋体" w:eastAsia="宋体" w:hAnsi="宋体" w:hint="eastAsia"/>
          <w:sz w:val="24"/>
          <w:szCs w:val="24"/>
        </w:rPr>
        <w:t>能看到ces后台页面即可进行下一步</w:t>
      </w:r>
    </w:p>
    <w:p w14:paraId="7E37740D" w14:textId="44860932" w:rsidR="00A57A0A" w:rsidRDefault="00A57A0A" w:rsidP="00854419">
      <w:pPr>
        <w:pStyle w:val="a3"/>
        <w:ind w:left="675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如果提示不安全，则需点击高级-继续前往</w:t>
      </w:r>
    </w:p>
    <w:p w14:paraId="0534F32E" w14:textId="58AE17EC" w:rsidR="00A57A0A" w:rsidRPr="00854419" w:rsidRDefault="00A57A0A" w:rsidP="00854419">
      <w:pPr>
        <w:pStyle w:val="a3"/>
        <w:ind w:left="675" w:firstLineChars="0" w:firstLine="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68E68A7" wp14:editId="7C1434BE">
            <wp:extent cx="5274310" cy="3720465"/>
            <wp:effectExtent l="19050" t="19050" r="2159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0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7C8C68" w14:textId="77777777" w:rsidR="00151BBD" w:rsidRPr="00854419" w:rsidRDefault="00151BBD" w:rsidP="00151BBD">
      <w:pPr>
        <w:rPr>
          <w:rFonts w:ascii="宋体" w:eastAsia="宋体" w:hAnsi="宋体"/>
        </w:rPr>
      </w:pPr>
    </w:p>
    <w:p w14:paraId="4E6D67C7" w14:textId="49E020C2" w:rsidR="00A44842" w:rsidRPr="00854419" w:rsidRDefault="00A44842" w:rsidP="00310429">
      <w:pPr>
        <w:pStyle w:val="2"/>
        <w:rPr>
          <w:rFonts w:ascii="宋体" w:eastAsia="宋体" w:hAnsi="宋体"/>
          <w:sz w:val="36"/>
          <w:szCs w:val="36"/>
        </w:rPr>
      </w:pPr>
      <w:r w:rsidRPr="00854419">
        <w:rPr>
          <w:rFonts w:ascii="宋体" w:eastAsia="宋体" w:hAnsi="宋体" w:hint="eastAsia"/>
          <w:sz w:val="36"/>
          <w:szCs w:val="36"/>
        </w:rPr>
        <w:t>二 ces配置</w:t>
      </w:r>
    </w:p>
    <w:p w14:paraId="36559888" w14:textId="2DC70FDB" w:rsidR="00A44842" w:rsidRPr="00854419" w:rsidRDefault="00AB0D80" w:rsidP="00AB0D80">
      <w:pPr>
        <w:ind w:firstLineChars="100" w:firstLine="300"/>
        <w:rPr>
          <w:rFonts w:ascii="宋体" w:eastAsia="宋体" w:hAnsi="宋体"/>
          <w:sz w:val="30"/>
          <w:szCs w:val="30"/>
        </w:rPr>
      </w:pPr>
      <w:r w:rsidRPr="00854419">
        <w:rPr>
          <w:rFonts w:ascii="宋体" w:eastAsia="宋体" w:hAnsi="宋体" w:hint="eastAsia"/>
          <w:sz w:val="30"/>
          <w:szCs w:val="30"/>
        </w:rPr>
        <w:t>1</w:t>
      </w:r>
      <w:r w:rsidRPr="00854419">
        <w:rPr>
          <w:rFonts w:ascii="宋体" w:eastAsia="宋体" w:hAnsi="宋体"/>
          <w:sz w:val="30"/>
          <w:szCs w:val="30"/>
        </w:rPr>
        <w:t>.</w:t>
      </w:r>
      <w:r w:rsidR="00A44842" w:rsidRPr="00854419">
        <w:rPr>
          <w:rFonts w:ascii="宋体" w:eastAsia="宋体" w:hAnsi="宋体" w:hint="eastAsia"/>
          <w:sz w:val="30"/>
          <w:szCs w:val="30"/>
        </w:rPr>
        <w:t>授权</w:t>
      </w:r>
    </w:p>
    <w:p w14:paraId="5FCE1023" w14:textId="7821E268" w:rsidR="00151BBD" w:rsidRPr="00135480" w:rsidRDefault="00514613" w:rsidP="00151BBD">
      <w:pPr>
        <w:pStyle w:val="a3"/>
        <w:ind w:left="570" w:firstLineChars="0" w:firstLine="0"/>
        <w:rPr>
          <w:rFonts w:ascii="宋体" w:eastAsia="宋体" w:hAnsi="宋体"/>
          <w:sz w:val="24"/>
          <w:szCs w:val="24"/>
        </w:rPr>
      </w:pPr>
      <w:r w:rsidRPr="00135480">
        <w:rPr>
          <w:rFonts w:ascii="宋体" w:eastAsia="宋体" w:hAnsi="宋体" w:hint="eastAsia"/>
          <w:sz w:val="24"/>
          <w:szCs w:val="24"/>
        </w:rPr>
        <w:t>浏览器访问ces后台页面</w:t>
      </w:r>
      <w:r w:rsidR="00BE5860" w:rsidRPr="00135480">
        <w:rPr>
          <w:rFonts w:ascii="宋体" w:eastAsia="宋体" w:hAnsi="宋体" w:hint="eastAsia"/>
          <w:sz w:val="24"/>
          <w:szCs w:val="24"/>
        </w:rPr>
        <w:t>(</w:t>
      </w:r>
      <w:r w:rsidR="00A57A0A">
        <w:rPr>
          <w:rFonts w:ascii="宋体" w:eastAsia="宋体" w:hAnsi="宋体"/>
          <w:sz w:val="24"/>
          <w:szCs w:val="24"/>
        </w:rPr>
        <w:t>https://</w:t>
      </w:r>
      <w:ins w:id="85" w:author="袁慕欣" w:date="2021-11-26T17:50:00Z">
        <w:r w:rsidR="003D147F">
          <w:rPr>
            <w:rFonts w:ascii="宋体" w:eastAsia="宋体" w:hAnsi="宋体" w:hint="eastAsia"/>
            <w:sz w:val="24"/>
            <w:szCs w:val="24"/>
          </w:rPr>
          <w:t>服务器</w:t>
        </w:r>
      </w:ins>
      <w:commentRangeStart w:id="86"/>
      <w:del w:id="87" w:author="袁慕欣" w:date="2021-11-26T17:49:00Z">
        <w:r w:rsidR="00BE5860" w:rsidRPr="00135480" w:rsidDel="003D147F">
          <w:rPr>
            <w:rFonts w:ascii="宋体" w:eastAsia="宋体" w:hAnsi="宋体" w:hint="eastAsia"/>
            <w:sz w:val="24"/>
            <w:szCs w:val="24"/>
          </w:rPr>
          <w:delText>本机</w:delText>
        </w:r>
      </w:del>
      <w:r w:rsidR="00BE5860" w:rsidRPr="00135480">
        <w:rPr>
          <w:rFonts w:ascii="宋体" w:eastAsia="宋体" w:hAnsi="宋体" w:hint="eastAsia"/>
          <w:sz w:val="24"/>
          <w:szCs w:val="24"/>
        </w:rPr>
        <w:t>ip:</w:t>
      </w:r>
      <w:ins w:id="88" w:author="袁慕欣" w:date="2021-11-26T16:35:00Z">
        <w:r w:rsidR="003E4044">
          <w:rPr>
            <w:rFonts w:ascii="宋体" w:eastAsia="宋体" w:hAnsi="宋体"/>
            <w:sz w:val="24"/>
            <w:szCs w:val="24"/>
          </w:rPr>
          <w:t>8443</w:t>
        </w:r>
      </w:ins>
      <w:r w:rsidR="00A57A0A">
        <w:rPr>
          <w:rFonts w:ascii="宋体" w:eastAsia="宋体" w:hAnsi="宋体"/>
          <w:sz w:val="24"/>
          <w:szCs w:val="24"/>
        </w:rPr>
        <w:t>)</w:t>
      </w:r>
      <w:del w:id="89" w:author="袁慕欣" w:date="2021-11-26T16:35:00Z">
        <w:r w:rsidR="00BE5860" w:rsidRPr="00135480" w:rsidDel="003E4044">
          <w:rPr>
            <w:rFonts w:ascii="宋体" w:eastAsia="宋体" w:hAnsi="宋体"/>
            <w:sz w:val="24"/>
            <w:szCs w:val="24"/>
          </w:rPr>
          <w:delText>8080</w:delText>
        </w:r>
        <w:commentRangeEnd w:id="86"/>
        <w:r w:rsidR="00B75162" w:rsidDel="003E4044">
          <w:rPr>
            <w:rStyle w:val="a6"/>
          </w:rPr>
          <w:commentReference w:id="86"/>
        </w:r>
        <w:r w:rsidR="00BE5860" w:rsidRPr="00135480" w:rsidDel="003E4044">
          <w:rPr>
            <w:rFonts w:ascii="宋体" w:eastAsia="宋体" w:hAnsi="宋体"/>
            <w:sz w:val="24"/>
            <w:szCs w:val="24"/>
          </w:rPr>
          <w:delText>)</w:delText>
        </w:r>
      </w:del>
      <w:r w:rsidRPr="00135480">
        <w:rPr>
          <w:rFonts w:ascii="宋体" w:eastAsia="宋体" w:hAnsi="宋体" w:hint="eastAsia"/>
          <w:sz w:val="24"/>
          <w:szCs w:val="24"/>
        </w:rPr>
        <w:t>，</w:t>
      </w:r>
      <w:r w:rsidR="00BE5860" w:rsidRPr="00135480">
        <w:rPr>
          <w:rFonts w:ascii="宋体" w:eastAsia="宋体" w:hAnsi="宋体" w:hint="eastAsia"/>
          <w:sz w:val="24"/>
          <w:szCs w:val="24"/>
        </w:rPr>
        <w:t>提示产品未激活，点击进入授权页面，按步骤进行授权激活。</w:t>
      </w:r>
    </w:p>
    <w:p w14:paraId="0E04B2BA" w14:textId="1A95992C" w:rsidR="00BE5860" w:rsidRPr="00135480" w:rsidRDefault="00BE5860" w:rsidP="00151BBD">
      <w:pPr>
        <w:pStyle w:val="a3"/>
        <w:ind w:left="570" w:firstLineChars="0" w:firstLine="0"/>
        <w:rPr>
          <w:rFonts w:ascii="宋体" w:eastAsia="宋体" w:hAnsi="宋体"/>
          <w:sz w:val="24"/>
          <w:szCs w:val="24"/>
        </w:rPr>
      </w:pPr>
      <w:r w:rsidRPr="00135480">
        <w:rPr>
          <w:rFonts w:ascii="宋体" w:eastAsia="宋体" w:hAnsi="宋体" w:hint="eastAsia"/>
          <w:sz w:val="24"/>
          <w:szCs w:val="24"/>
        </w:rPr>
        <w:t>注意:</w:t>
      </w:r>
      <w:ins w:id="90" w:author="袁慕欣" w:date="2021-11-26T16:36:00Z">
        <w:r w:rsidR="003E4044">
          <w:rPr>
            <w:rFonts w:ascii="宋体" w:eastAsia="宋体" w:hAnsi="宋体" w:hint="eastAsia"/>
            <w:sz w:val="24"/>
            <w:szCs w:val="24"/>
          </w:rPr>
          <w:t>要使用web入会，ces</w:t>
        </w:r>
      </w:ins>
      <w:ins w:id="91" w:author="袁慕欣" w:date="2021-11-26T16:37:00Z">
        <w:r w:rsidR="003E4044">
          <w:rPr>
            <w:rFonts w:ascii="宋体" w:eastAsia="宋体" w:hAnsi="宋体" w:hint="eastAsia"/>
            <w:sz w:val="24"/>
            <w:szCs w:val="24"/>
          </w:rPr>
          <w:t>必须</w:t>
        </w:r>
      </w:ins>
      <w:ins w:id="92" w:author="袁慕欣" w:date="2021-11-26T16:36:00Z">
        <w:r w:rsidR="003E4044">
          <w:rPr>
            <w:rFonts w:ascii="宋体" w:eastAsia="宋体" w:hAnsi="宋体" w:hint="eastAsia"/>
            <w:sz w:val="24"/>
            <w:szCs w:val="24"/>
          </w:rPr>
          <w:t>选择混合云授权，</w:t>
        </w:r>
      </w:ins>
      <w:commentRangeStart w:id="93"/>
      <w:r w:rsidRPr="00135480">
        <w:rPr>
          <w:rFonts w:ascii="宋体" w:eastAsia="宋体" w:hAnsi="宋体" w:hint="eastAsia"/>
          <w:sz w:val="24"/>
          <w:szCs w:val="24"/>
        </w:rPr>
        <w:t>授权</w:t>
      </w:r>
      <w:del w:id="94" w:author="袁慕欣" w:date="2021-11-26T16:36:00Z">
        <w:r w:rsidRPr="00135480" w:rsidDel="003E4044">
          <w:rPr>
            <w:rFonts w:ascii="宋体" w:eastAsia="宋体" w:hAnsi="宋体" w:hint="eastAsia"/>
            <w:sz w:val="24"/>
            <w:szCs w:val="24"/>
          </w:rPr>
          <w:delText>ces</w:delText>
        </w:r>
      </w:del>
      <w:r w:rsidRPr="00135480">
        <w:rPr>
          <w:rFonts w:ascii="宋体" w:eastAsia="宋体" w:hAnsi="宋体" w:hint="eastAsia"/>
          <w:sz w:val="24"/>
          <w:szCs w:val="24"/>
        </w:rPr>
        <w:t>时</w:t>
      </w:r>
      <w:del w:id="95" w:author="袁慕欣" w:date="2021-11-26T16:37:00Z">
        <w:r w:rsidRPr="00135480" w:rsidDel="003E4044">
          <w:rPr>
            <w:rFonts w:ascii="宋体" w:eastAsia="宋体" w:hAnsi="宋体" w:hint="eastAsia"/>
            <w:sz w:val="24"/>
            <w:szCs w:val="24"/>
          </w:rPr>
          <w:delText>要</w:delText>
        </w:r>
      </w:del>
      <w:ins w:id="96" w:author="袁慕欣" w:date="2021-11-26T17:09:00Z">
        <w:r w:rsidR="00F529A1">
          <w:rPr>
            <w:rFonts w:ascii="宋体" w:eastAsia="宋体" w:hAnsi="宋体" w:hint="eastAsia"/>
            <w:sz w:val="24"/>
            <w:szCs w:val="24"/>
          </w:rPr>
          <w:t>需要</w:t>
        </w:r>
      </w:ins>
      <w:ins w:id="97" w:author="袁慕欣" w:date="2021-11-26T16:37:00Z">
        <w:r w:rsidR="003E4044">
          <w:rPr>
            <w:rFonts w:ascii="宋体" w:eastAsia="宋体" w:hAnsi="宋体" w:hint="eastAsia"/>
            <w:sz w:val="24"/>
            <w:szCs w:val="24"/>
          </w:rPr>
          <w:t>提供</w:t>
        </w:r>
      </w:ins>
      <w:del w:id="98" w:author="袁慕欣" w:date="2021-11-26T16:37:00Z">
        <w:r w:rsidRPr="00135480" w:rsidDel="003E4044">
          <w:rPr>
            <w:rFonts w:ascii="宋体" w:eastAsia="宋体" w:hAnsi="宋体" w:hint="eastAsia"/>
            <w:sz w:val="24"/>
            <w:szCs w:val="24"/>
          </w:rPr>
          <w:delText>给</w:delText>
        </w:r>
      </w:del>
      <w:r w:rsidRPr="00135480">
        <w:rPr>
          <w:rFonts w:ascii="宋体" w:eastAsia="宋体" w:hAnsi="宋体" w:hint="eastAsia"/>
          <w:sz w:val="24"/>
          <w:szCs w:val="24"/>
        </w:rPr>
        <w:t>一个app</w:t>
      </w:r>
      <w:r w:rsidRPr="00135480">
        <w:rPr>
          <w:rFonts w:ascii="宋体" w:eastAsia="宋体" w:hAnsi="宋体"/>
          <w:sz w:val="24"/>
          <w:szCs w:val="24"/>
        </w:rPr>
        <w:t>_i</w:t>
      </w:r>
      <w:r w:rsidRPr="00135480">
        <w:rPr>
          <w:rFonts w:ascii="宋体" w:eastAsia="宋体" w:hAnsi="宋体" w:hint="eastAsia"/>
          <w:sz w:val="24"/>
          <w:szCs w:val="24"/>
        </w:rPr>
        <w:t>d和秘钥</w:t>
      </w:r>
      <w:commentRangeEnd w:id="93"/>
      <w:r w:rsidR="00B75162">
        <w:rPr>
          <w:rStyle w:val="a6"/>
        </w:rPr>
        <w:commentReference w:id="93"/>
      </w:r>
      <w:r w:rsidRPr="00135480">
        <w:rPr>
          <w:rFonts w:ascii="宋体" w:eastAsia="宋体" w:hAnsi="宋体" w:hint="eastAsia"/>
          <w:sz w:val="24"/>
          <w:szCs w:val="24"/>
        </w:rPr>
        <w:t>，此版本可以使用任意的</w:t>
      </w:r>
      <w:r w:rsidR="00135480" w:rsidRPr="00135480">
        <w:rPr>
          <w:rFonts w:ascii="宋体" w:eastAsia="宋体" w:hAnsi="宋体" w:hint="eastAsia"/>
          <w:sz w:val="24"/>
          <w:szCs w:val="24"/>
        </w:rPr>
        <w:t>app</w:t>
      </w:r>
      <w:r w:rsidR="00135480" w:rsidRPr="00135480">
        <w:rPr>
          <w:rFonts w:ascii="宋体" w:eastAsia="宋体" w:hAnsi="宋体"/>
          <w:sz w:val="24"/>
          <w:szCs w:val="24"/>
        </w:rPr>
        <w:t>_id</w:t>
      </w:r>
      <w:r w:rsidR="00135480" w:rsidRPr="00135480">
        <w:rPr>
          <w:rFonts w:ascii="宋体" w:eastAsia="宋体" w:hAnsi="宋体" w:hint="eastAsia"/>
          <w:sz w:val="24"/>
          <w:szCs w:val="24"/>
        </w:rPr>
        <w:t>和秘钥</w:t>
      </w:r>
      <w:r w:rsidRPr="00135480">
        <w:rPr>
          <w:rFonts w:ascii="宋体" w:eastAsia="宋体" w:hAnsi="宋体" w:hint="eastAsia"/>
          <w:sz w:val="24"/>
          <w:szCs w:val="24"/>
        </w:rPr>
        <w:t>，只要符合格式</w:t>
      </w:r>
      <w:r w:rsidR="00135480" w:rsidRPr="00135480">
        <w:rPr>
          <w:rFonts w:ascii="宋体" w:eastAsia="宋体" w:hAnsi="宋体" w:hint="eastAsia"/>
          <w:sz w:val="24"/>
          <w:szCs w:val="24"/>
        </w:rPr>
        <w:t>，比如app</w:t>
      </w:r>
      <w:r w:rsidR="00135480" w:rsidRPr="00135480">
        <w:rPr>
          <w:rFonts w:ascii="宋体" w:eastAsia="宋体" w:hAnsi="宋体"/>
          <w:sz w:val="24"/>
          <w:szCs w:val="24"/>
        </w:rPr>
        <w:t xml:space="preserve">_id:3049291591cb6aed78e638c2aed53867 </w:t>
      </w:r>
      <w:r w:rsidR="00135480" w:rsidRPr="00135480">
        <w:rPr>
          <w:rFonts w:ascii="宋体" w:eastAsia="宋体" w:hAnsi="宋体" w:hint="eastAsia"/>
          <w:sz w:val="24"/>
          <w:szCs w:val="24"/>
        </w:rPr>
        <w:t>秘钥:</w:t>
      </w:r>
      <w:r w:rsidR="00135480" w:rsidRPr="00135480">
        <w:rPr>
          <w:rFonts w:ascii="宋体" w:eastAsia="宋体" w:hAnsi="宋体"/>
          <w:sz w:val="24"/>
          <w:szCs w:val="24"/>
        </w:rPr>
        <w:t>16753469423db000</w:t>
      </w:r>
      <w:r w:rsidR="00135480" w:rsidRPr="00135480">
        <w:rPr>
          <w:rFonts w:ascii="宋体" w:eastAsia="宋体" w:hAnsi="宋体" w:hint="eastAsia"/>
          <w:sz w:val="24"/>
          <w:szCs w:val="24"/>
        </w:rPr>
        <w:t>。</w:t>
      </w:r>
      <w:r w:rsidR="00135480" w:rsidRPr="00135480">
        <w:rPr>
          <w:rFonts w:ascii="宋体" w:eastAsia="宋体" w:hAnsi="宋体"/>
          <w:color w:val="FF0000"/>
          <w:sz w:val="24"/>
          <w:szCs w:val="24"/>
        </w:rPr>
        <w:t>app_id</w:t>
      </w:r>
      <w:r w:rsidR="00135480" w:rsidRPr="00135480">
        <w:rPr>
          <w:rFonts w:ascii="宋体" w:eastAsia="宋体" w:hAnsi="宋体" w:hint="eastAsia"/>
          <w:color w:val="FF0000"/>
          <w:sz w:val="24"/>
          <w:szCs w:val="24"/>
        </w:rPr>
        <w:t>需要记录下来，后面会用到</w:t>
      </w:r>
    </w:p>
    <w:p w14:paraId="29A59E39" w14:textId="58621885" w:rsidR="00310429" w:rsidRPr="00404BF5" w:rsidRDefault="00AB0D80" w:rsidP="00AB0D80">
      <w:pPr>
        <w:ind w:firstLineChars="100" w:firstLine="280"/>
        <w:rPr>
          <w:rFonts w:ascii="宋体" w:eastAsia="宋体" w:hAnsi="宋体"/>
          <w:color w:val="000000" w:themeColor="text1"/>
          <w:sz w:val="28"/>
          <w:szCs w:val="28"/>
          <w:rPrChange w:id="99" w:author="袁慕欣" w:date="2021-11-26T18:50:00Z">
            <w:rPr>
              <w:rFonts w:ascii="宋体" w:eastAsia="宋体" w:hAnsi="宋体"/>
              <w:sz w:val="28"/>
              <w:szCs w:val="28"/>
            </w:rPr>
          </w:rPrChange>
        </w:rPr>
      </w:pPr>
      <w:r w:rsidRPr="00404BF5">
        <w:rPr>
          <w:rFonts w:ascii="宋体" w:eastAsia="宋体" w:hAnsi="宋体"/>
          <w:color w:val="000000" w:themeColor="text1"/>
          <w:sz w:val="28"/>
          <w:szCs w:val="28"/>
          <w:rPrChange w:id="100" w:author="袁慕欣" w:date="2021-11-26T18:50:00Z">
            <w:rPr>
              <w:rFonts w:ascii="宋体" w:eastAsia="宋体" w:hAnsi="宋体"/>
              <w:sz w:val="28"/>
              <w:szCs w:val="28"/>
            </w:rPr>
          </w:rPrChange>
        </w:rPr>
        <w:t>2.</w:t>
      </w:r>
      <w:r w:rsidR="00310429" w:rsidRPr="00404BF5">
        <w:rPr>
          <w:rFonts w:ascii="宋体" w:eastAsia="宋体" w:hAnsi="宋体"/>
          <w:color w:val="000000" w:themeColor="text1"/>
          <w:sz w:val="28"/>
          <w:szCs w:val="28"/>
          <w:rPrChange w:id="101" w:author="袁慕欣" w:date="2021-11-26T18:50:00Z">
            <w:rPr>
              <w:rFonts w:ascii="宋体" w:eastAsia="宋体" w:hAnsi="宋体"/>
              <w:sz w:val="28"/>
              <w:szCs w:val="28"/>
            </w:rPr>
          </w:rPrChange>
        </w:rPr>
        <w:t>ces设置后台特性</w:t>
      </w:r>
    </w:p>
    <w:p w14:paraId="320185BB" w14:textId="02504107" w:rsidR="00A44842" w:rsidRPr="00404BF5" w:rsidRDefault="00135480" w:rsidP="00310429">
      <w:pPr>
        <w:pStyle w:val="a3"/>
        <w:ind w:left="570" w:firstLineChars="0" w:firstLine="0"/>
        <w:rPr>
          <w:rFonts w:ascii="宋体" w:eastAsia="宋体" w:hAnsi="宋体"/>
          <w:color w:val="000000" w:themeColor="text1"/>
          <w:sz w:val="24"/>
          <w:szCs w:val="24"/>
          <w:rPrChange w:id="102" w:author="袁慕欣" w:date="2021-11-26T18:50:00Z">
            <w:rPr>
              <w:rFonts w:ascii="宋体" w:eastAsia="宋体" w:hAnsi="宋体"/>
              <w:sz w:val="24"/>
              <w:szCs w:val="24"/>
            </w:rPr>
          </w:rPrChange>
        </w:rPr>
      </w:pPr>
      <w:r w:rsidRPr="00404BF5">
        <w:rPr>
          <w:rFonts w:ascii="宋体" w:eastAsia="宋体" w:hAnsi="宋体" w:hint="eastAsia"/>
          <w:color w:val="000000" w:themeColor="text1"/>
          <w:sz w:val="24"/>
          <w:szCs w:val="24"/>
          <w:rPrChange w:id="103" w:author="袁慕欣" w:date="2021-11-26T18:50:00Z">
            <w:rPr>
              <w:rFonts w:ascii="宋体" w:eastAsia="宋体" w:hAnsi="宋体" w:hint="eastAsia"/>
              <w:sz w:val="24"/>
              <w:szCs w:val="24"/>
            </w:rPr>
          </w:rPrChange>
        </w:rPr>
        <w:t>重新进入</w:t>
      </w:r>
      <w:r w:rsidRPr="00404BF5">
        <w:rPr>
          <w:rFonts w:ascii="宋体" w:eastAsia="宋体" w:hAnsi="宋体"/>
          <w:color w:val="000000" w:themeColor="text1"/>
          <w:sz w:val="24"/>
          <w:szCs w:val="24"/>
          <w:rPrChange w:id="104" w:author="袁慕欣" w:date="2021-11-26T18:50:00Z">
            <w:rPr>
              <w:rFonts w:ascii="宋体" w:eastAsia="宋体" w:hAnsi="宋体"/>
              <w:sz w:val="24"/>
              <w:szCs w:val="24"/>
            </w:rPr>
          </w:rPrChange>
        </w:rPr>
        <w:t>ces后台(默认用户名密码都是admin)</w:t>
      </w:r>
      <w:r w:rsidRPr="00404BF5">
        <w:rPr>
          <w:rFonts w:ascii="宋体" w:eastAsia="宋体" w:hAnsi="宋体" w:hint="eastAsia"/>
          <w:color w:val="000000" w:themeColor="text1"/>
          <w:sz w:val="24"/>
          <w:szCs w:val="24"/>
          <w:rPrChange w:id="105" w:author="袁慕欣" w:date="2021-11-26T18:50:00Z">
            <w:rPr>
              <w:rFonts w:ascii="宋体" w:eastAsia="宋体" w:hAnsi="宋体" w:hint="eastAsia"/>
              <w:sz w:val="24"/>
              <w:szCs w:val="24"/>
            </w:rPr>
          </w:rPrChange>
        </w:rPr>
        <w:t>，修改</w:t>
      </w:r>
      <w:r w:rsidRPr="00404BF5">
        <w:rPr>
          <w:rFonts w:ascii="宋体" w:eastAsia="宋体" w:hAnsi="宋体"/>
          <w:color w:val="000000" w:themeColor="text1"/>
          <w:sz w:val="24"/>
          <w:szCs w:val="24"/>
          <w:rPrChange w:id="106" w:author="袁慕欣" w:date="2021-11-26T18:50:00Z">
            <w:rPr>
              <w:rFonts w:ascii="宋体" w:eastAsia="宋体" w:hAnsi="宋体"/>
              <w:sz w:val="24"/>
              <w:szCs w:val="24"/>
            </w:rPr>
          </w:rPrChange>
        </w:rPr>
        <w:t>fsp相关的特性，把</w:t>
      </w:r>
      <w:commentRangeStart w:id="107"/>
      <w:r w:rsidR="00CA0342" w:rsidRPr="00404BF5">
        <w:rPr>
          <w:rFonts w:ascii="宋体" w:eastAsia="宋体" w:hAnsi="宋体"/>
          <w:color w:val="000000" w:themeColor="text1"/>
          <w:sz w:val="24"/>
          <w:szCs w:val="24"/>
          <w:rPrChange w:id="108" w:author="袁慕欣" w:date="2021-11-26T18:50:00Z">
            <w:rPr>
              <w:rFonts w:ascii="宋体" w:eastAsia="宋体" w:hAnsi="宋体"/>
              <w:sz w:val="24"/>
              <w:szCs w:val="24"/>
            </w:rPr>
          </w:rPrChange>
        </w:rPr>
        <w:t>fsp.login.enable</w:t>
      </w:r>
      <w:del w:id="109" w:author="袁慕欣" w:date="2021-11-26T17:12:00Z">
        <w:r w:rsidR="00CA0342" w:rsidRPr="00404BF5" w:rsidDel="00BE0761">
          <w:rPr>
            <w:rFonts w:ascii="宋体" w:eastAsia="宋体" w:hAnsi="宋体" w:hint="eastAsia"/>
            <w:color w:val="000000" w:themeColor="text1"/>
            <w:sz w:val="24"/>
            <w:szCs w:val="24"/>
            <w:rPrChange w:id="110" w:author="袁慕欣" w:date="2021-11-26T18:50:00Z">
              <w:rPr>
                <w:rFonts w:ascii="宋体" w:eastAsia="宋体" w:hAnsi="宋体" w:hint="eastAsia"/>
                <w:sz w:val="24"/>
                <w:szCs w:val="24"/>
              </w:rPr>
            </w:rPrChange>
          </w:rPr>
          <w:delText>和</w:delText>
        </w:r>
        <w:r w:rsidR="00A44842" w:rsidRPr="00404BF5" w:rsidDel="00BE0761">
          <w:rPr>
            <w:rFonts w:ascii="宋体" w:eastAsia="宋体" w:hAnsi="宋体"/>
            <w:color w:val="000000" w:themeColor="text1"/>
            <w:sz w:val="24"/>
            <w:szCs w:val="24"/>
            <w:rPrChange w:id="111" w:author="袁慕欣" w:date="2021-11-26T18:50:00Z">
              <w:rPr>
                <w:rFonts w:ascii="宋体" w:eastAsia="宋体" w:hAnsi="宋体"/>
                <w:sz w:val="24"/>
                <w:szCs w:val="24"/>
              </w:rPr>
            </w:rPrChange>
          </w:rPr>
          <w:delText>fsp.ss2.enable</w:delText>
        </w:r>
        <w:commentRangeEnd w:id="107"/>
        <w:r w:rsidR="00B75162" w:rsidRPr="00404BF5" w:rsidDel="00BE0761">
          <w:rPr>
            <w:rStyle w:val="a6"/>
            <w:color w:val="000000" w:themeColor="text1"/>
            <w:rPrChange w:id="112" w:author="袁慕欣" w:date="2021-11-26T18:50:00Z">
              <w:rPr>
                <w:rStyle w:val="a6"/>
              </w:rPr>
            </w:rPrChange>
          </w:rPr>
          <w:commentReference w:id="107"/>
        </w:r>
        <w:r w:rsidRPr="00404BF5" w:rsidDel="00BE0761">
          <w:rPr>
            <w:rFonts w:ascii="宋体" w:eastAsia="宋体" w:hAnsi="宋体" w:hint="eastAsia"/>
            <w:color w:val="000000" w:themeColor="text1"/>
            <w:sz w:val="24"/>
            <w:szCs w:val="24"/>
            <w:rPrChange w:id="113" w:author="袁慕欣" w:date="2021-11-26T18:50:00Z">
              <w:rPr>
                <w:rFonts w:ascii="宋体" w:eastAsia="宋体" w:hAnsi="宋体" w:hint="eastAsia"/>
                <w:sz w:val="24"/>
                <w:szCs w:val="24"/>
              </w:rPr>
            </w:rPrChange>
          </w:rPr>
          <w:delText>都</w:delText>
        </w:r>
      </w:del>
      <w:r w:rsidR="00A44842" w:rsidRPr="00404BF5">
        <w:rPr>
          <w:rFonts w:ascii="宋体" w:eastAsia="宋体" w:hAnsi="宋体" w:hint="eastAsia"/>
          <w:color w:val="000000" w:themeColor="text1"/>
          <w:sz w:val="24"/>
          <w:szCs w:val="24"/>
          <w:rPrChange w:id="114" w:author="袁慕欣" w:date="2021-11-26T18:50:00Z">
            <w:rPr>
              <w:rFonts w:ascii="宋体" w:eastAsia="宋体" w:hAnsi="宋体" w:hint="eastAsia"/>
              <w:sz w:val="24"/>
              <w:szCs w:val="24"/>
            </w:rPr>
          </w:rPrChange>
        </w:rPr>
        <w:t>设置为</w:t>
      </w:r>
      <w:r w:rsidR="00A44842" w:rsidRPr="00404BF5">
        <w:rPr>
          <w:rFonts w:ascii="宋体" w:eastAsia="宋体" w:hAnsi="宋体"/>
          <w:color w:val="000000" w:themeColor="text1"/>
          <w:sz w:val="24"/>
          <w:szCs w:val="24"/>
          <w:rPrChange w:id="115" w:author="袁慕欣" w:date="2021-11-26T18:50:00Z">
            <w:rPr>
              <w:rFonts w:ascii="宋体" w:eastAsia="宋体" w:hAnsi="宋体"/>
              <w:sz w:val="24"/>
              <w:szCs w:val="24"/>
            </w:rPr>
          </w:rPrChange>
        </w:rPr>
        <w:t>true</w:t>
      </w:r>
      <w:ins w:id="116" w:author="袁慕欣" w:date="2021-11-26T17:10:00Z">
        <w:r w:rsidR="00F529A1" w:rsidRPr="00404BF5">
          <w:rPr>
            <w:rFonts w:ascii="宋体" w:eastAsia="宋体" w:hAnsi="宋体" w:hint="eastAsia"/>
            <w:color w:val="000000" w:themeColor="text1"/>
            <w:sz w:val="24"/>
            <w:szCs w:val="24"/>
            <w:rPrChange w:id="117" w:author="袁慕欣" w:date="2021-11-26T18:50:00Z">
              <w:rPr>
                <w:rFonts w:ascii="宋体" w:eastAsia="宋体" w:hAnsi="宋体" w:hint="eastAsia"/>
                <w:sz w:val="24"/>
                <w:szCs w:val="24"/>
              </w:rPr>
            </w:rPrChange>
          </w:rPr>
          <w:t>，</w:t>
        </w:r>
      </w:ins>
      <w:ins w:id="118" w:author="袁慕欣" w:date="2021-11-26T17:12:00Z">
        <w:r w:rsidR="00BE0761" w:rsidRPr="00404BF5">
          <w:rPr>
            <w:rFonts w:ascii="宋体" w:eastAsia="宋体" w:hAnsi="宋体" w:hint="eastAsia"/>
            <w:color w:val="000000" w:themeColor="text1"/>
            <w:sz w:val="24"/>
            <w:szCs w:val="24"/>
            <w:rPrChange w:id="119" w:author="袁慕欣" w:date="2021-11-26T18:50:00Z">
              <w:rPr>
                <w:rFonts w:ascii="宋体" w:eastAsia="宋体" w:hAnsi="宋体" w:hint="eastAsia"/>
                <w:sz w:val="24"/>
                <w:szCs w:val="24"/>
              </w:rPr>
            </w:rPrChange>
          </w:rPr>
          <w:t>让客户端入会时同时登录</w:t>
        </w:r>
        <w:r w:rsidR="00BE0761" w:rsidRPr="00404BF5">
          <w:rPr>
            <w:rFonts w:ascii="宋体" w:eastAsia="宋体" w:hAnsi="宋体"/>
            <w:color w:val="000000" w:themeColor="text1"/>
            <w:sz w:val="24"/>
            <w:szCs w:val="24"/>
            <w:rPrChange w:id="120" w:author="袁慕欣" w:date="2021-11-26T18:50:00Z">
              <w:rPr>
                <w:rFonts w:ascii="宋体" w:eastAsia="宋体" w:hAnsi="宋体"/>
                <w:sz w:val="24"/>
                <w:szCs w:val="24"/>
              </w:rPr>
            </w:rPrChange>
          </w:rPr>
          <w:t>fsp。把</w:t>
        </w:r>
        <w:r w:rsidR="00BE0761" w:rsidRPr="00404BF5">
          <w:rPr>
            <w:rFonts w:ascii="宋体" w:eastAsia="宋体" w:hAnsi="宋体"/>
            <w:color w:val="000000" w:themeColor="text1"/>
            <w:sz w:val="24"/>
            <w:szCs w:val="24"/>
            <w:rPrChange w:id="121" w:author="袁慕欣" w:date="2021-11-26T18:50:00Z">
              <w:rPr>
                <w:rFonts w:ascii="宋体" w:eastAsia="宋体" w:hAnsi="宋体"/>
                <w:sz w:val="24"/>
                <w:szCs w:val="24"/>
              </w:rPr>
            </w:rPrChange>
          </w:rPr>
          <w:lastRenderedPageBreak/>
          <w:t>fsp.ss2.enable</w:t>
        </w:r>
        <w:commentRangeStart w:id="122"/>
        <w:commentRangeEnd w:id="122"/>
        <w:r w:rsidR="00BE0761" w:rsidRPr="00404BF5">
          <w:rPr>
            <w:rStyle w:val="a6"/>
            <w:color w:val="000000" w:themeColor="text1"/>
            <w:rPrChange w:id="123" w:author="袁慕欣" w:date="2021-11-26T18:50:00Z">
              <w:rPr>
                <w:rStyle w:val="a6"/>
              </w:rPr>
            </w:rPrChange>
          </w:rPr>
          <w:commentReference w:id="122"/>
        </w:r>
        <w:r w:rsidR="00BE0761" w:rsidRPr="00404BF5">
          <w:rPr>
            <w:rFonts w:ascii="宋体" w:eastAsia="宋体" w:hAnsi="宋体" w:hint="eastAsia"/>
            <w:color w:val="000000" w:themeColor="text1"/>
            <w:sz w:val="24"/>
            <w:szCs w:val="24"/>
            <w:rPrChange w:id="124" w:author="袁慕欣" w:date="2021-11-26T18:50:00Z">
              <w:rPr>
                <w:rFonts w:ascii="宋体" w:eastAsia="宋体" w:hAnsi="宋体" w:hint="eastAsia"/>
                <w:sz w:val="24"/>
                <w:szCs w:val="24"/>
              </w:rPr>
            </w:rPrChange>
          </w:rPr>
          <w:t>设置为</w:t>
        </w:r>
        <w:r w:rsidR="00BE0761" w:rsidRPr="00404BF5">
          <w:rPr>
            <w:rFonts w:ascii="宋体" w:eastAsia="宋体" w:hAnsi="宋体"/>
            <w:color w:val="000000" w:themeColor="text1"/>
            <w:sz w:val="24"/>
            <w:szCs w:val="24"/>
            <w:rPrChange w:id="125" w:author="袁慕欣" w:date="2021-11-26T18:50:00Z">
              <w:rPr>
                <w:rFonts w:ascii="宋体" w:eastAsia="宋体" w:hAnsi="宋体"/>
                <w:sz w:val="24"/>
                <w:szCs w:val="24"/>
              </w:rPr>
            </w:rPrChange>
          </w:rPr>
          <w:t>true，</w:t>
        </w:r>
        <w:proofErr w:type="gramStart"/>
        <w:r w:rsidR="00BE0761" w:rsidRPr="00404BF5">
          <w:rPr>
            <w:rFonts w:ascii="宋体" w:eastAsia="宋体" w:hAnsi="宋体"/>
            <w:color w:val="000000" w:themeColor="text1"/>
            <w:sz w:val="24"/>
            <w:szCs w:val="24"/>
            <w:rPrChange w:id="126" w:author="袁慕欣" w:date="2021-11-26T18:50:00Z">
              <w:rPr>
                <w:rFonts w:ascii="宋体" w:eastAsia="宋体" w:hAnsi="宋体"/>
                <w:sz w:val="24"/>
                <w:szCs w:val="24"/>
              </w:rPr>
            </w:rPrChange>
          </w:rPr>
          <w:t>让</w:t>
        </w:r>
      </w:ins>
      <w:ins w:id="127" w:author="袁慕欣" w:date="2021-11-26T17:13:00Z">
        <w:r w:rsidR="00BE0761" w:rsidRPr="00404BF5">
          <w:rPr>
            <w:rFonts w:ascii="宋体" w:eastAsia="宋体" w:hAnsi="宋体" w:hint="eastAsia"/>
            <w:color w:val="000000" w:themeColor="text1"/>
            <w:sz w:val="24"/>
            <w:szCs w:val="24"/>
            <w:rPrChange w:id="128" w:author="袁慕欣" w:date="2021-11-26T18:50:00Z">
              <w:rPr>
                <w:rFonts w:ascii="宋体" w:eastAsia="宋体" w:hAnsi="宋体" w:hint="eastAsia"/>
                <w:sz w:val="24"/>
                <w:szCs w:val="24"/>
              </w:rPr>
            </w:rPrChange>
          </w:rPr>
          <w:t>音视频</w:t>
        </w:r>
        <w:proofErr w:type="gramEnd"/>
        <w:r w:rsidR="00BE0761" w:rsidRPr="00404BF5">
          <w:rPr>
            <w:rFonts w:ascii="宋体" w:eastAsia="宋体" w:hAnsi="宋体" w:hint="eastAsia"/>
            <w:color w:val="000000" w:themeColor="text1"/>
            <w:sz w:val="24"/>
            <w:szCs w:val="24"/>
            <w:rPrChange w:id="129" w:author="袁慕欣" w:date="2021-11-26T18:50:00Z">
              <w:rPr>
                <w:rFonts w:ascii="宋体" w:eastAsia="宋体" w:hAnsi="宋体" w:hint="eastAsia"/>
                <w:sz w:val="24"/>
                <w:szCs w:val="24"/>
              </w:rPr>
            </w:rPrChange>
          </w:rPr>
          <w:t>流走</w:t>
        </w:r>
        <w:r w:rsidR="00BE0761" w:rsidRPr="00404BF5">
          <w:rPr>
            <w:rFonts w:ascii="宋体" w:eastAsia="宋体" w:hAnsi="宋体"/>
            <w:color w:val="000000" w:themeColor="text1"/>
            <w:sz w:val="24"/>
            <w:szCs w:val="24"/>
            <w:rPrChange w:id="130" w:author="袁慕欣" w:date="2021-11-26T18:50:00Z">
              <w:rPr>
                <w:rFonts w:ascii="宋体" w:eastAsia="宋体" w:hAnsi="宋体"/>
                <w:sz w:val="24"/>
                <w:szCs w:val="24"/>
              </w:rPr>
            </w:rPrChange>
          </w:rPr>
          <w:t>fsp</w:t>
        </w:r>
      </w:ins>
      <w:r w:rsidR="00D210E1">
        <w:rPr>
          <w:rFonts w:ascii="宋体" w:eastAsia="宋体" w:hAnsi="宋体" w:hint="eastAsia"/>
          <w:color w:val="000000" w:themeColor="text1"/>
          <w:sz w:val="24"/>
          <w:szCs w:val="24"/>
        </w:rPr>
        <w:t>，如下图</w:t>
      </w:r>
    </w:p>
    <w:p w14:paraId="7B36B58A" w14:textId="2722B447" w:rsidR="00E0748F" w:rsidRPr="002304DB" w:rsidRDefault="00E0748F" w:rsidP="00E0748F">
      <w:pPr>
        <w:widowControl/>
        <w:ind w:left="480" w:hangingChars="200" w:hanging="480"/>
        <w:jc w:val="left"/>
        <w:rPr>
          <w:rFonts w:ascii="宋体" w:eastAsia="宋体" w:hAnsi="宋体" w:cs="宋体"/>
          <w:color w:val="E7E6E6" w:themeColor="background2"/>
          <w:kern w:val="0"/>
          <w:sz w:val="24"/>
          <w:szCs w:val="24"/>
          <w:rPrChange w:id="131" w:author="袁慕欣" w:date="2021-11-26T18:50:00Z">
            <w:rPr>
              <w:rFonts w:ascii="宋体" w:eastAsia="宋体" w:hAnsi="宋体" w:cs="宋体"/>
              <w:kern w:val="0"/>
              <w:sz w:val="24"/>
              <w:szCs w:val="24"/>
            </w:rPr>
          </w:rPrChange>
        </w:rPr>
      </w:pPr>
      <w:r w:rsidRPr="002304DB">
        <w:rPr>
          <w:rFonts w:ascii="宋体" w:eastAsia="宋体" w:hAnsi="宋体" w:cs="宋体"/>
          <w:noProof/>
          <w:color w:val="E7E6E6" w:themeColor="background2"/>
          <w:kern w:val="0"/>
          <w:sz w:val="24"/>
          <w:szCs w:val="24"/>
          <w:rPrChange w:id="132" w:author="袁慕欣" w:date="2021-11-26T18:50:00Z">
            <w:rPr>
              <w:rFonts w:ascii="宋体" w:eastAsia="宋体" w:hAnsi="宋体" w:cs="宋体"/>
              <w:noProof/>
              <w:kern w:val="0"/>
              <w:sz w:val="24"/>
              <w:szCs w:val="24"/>
            </w:rPr>
          </w:rPrChange>
        </w:rPr>
        <w:t xml:space="preserve"> </w:t>
      </w:r>
      <w:r w:rsidRPr="002304DB">
        <w:rPr>
          <w:rFonts w:ascii="宋体" w:eastAsia="宋体" w:hAnsi="宋体" w:cs="宋体"/>
          <w:noProof/>
          <w:color w:val="E7E6E6" w:themeColor="background2"/>
          <w:kern w:val="0"/>
          <w:sz w:val="24"/>
          <w:szCs w:val="24"/>
          <w:rPrChange w:id="133" w:author="袁慕欣" w:date="2021-11-26T18:50:00Z">
            <w:rPr>
              <w:rFonts w:ascii="宋体" w:eastAsia="宋体" w:hAnsi="宋体" w:cs="宋体"/>
              <w:noProof/>
              <w:kern w:val="0"/>
              <w:sz w:val="24"/>
              <w:szCs w:val="24"/>
            </w:rPr>
          </w:rPrChange>
        </w:rPr>
        <w:drawing>
          <wp:inline distT="0" distB="0" distL="0" distR="0" wp14:anchorId="7E075AE3" wp14:editId="63F773CF">
            <wp:extent cx="5274310" cy="237617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5BCB" w14:textId="58F02995" w:rsidR="00E0748F" w:rsidRPr="00E0748F" w:rsidRDefault="00E0748F" w:rsidP="00E0748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0748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60588C7" wp14:editId="66105180">
            <wp:extent cx="5274310" cy="219392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9A2A2" w14:textId="77777777" w:rsidR="00135480" w:rsidRPr="00135480" w:rsidRDefault="00135480" w:rsidP="00310429">
      <w:pPr>
        <w:pStyle w:val="a3"/>
        <w:ind w:left="570" w:firstLineChars="0" w:firstLine="0"/>
        <w:rPr>
          <w:rFonts w:ascii="宋体" w:eastAsia="宋体" w:hAnsi="宋体"/>
          <w:sz w:val="24"/>
          <w:szCs w:val="24"/>
        </w:rPr>
      </w:pPr>
    </w:p>
    <w:p w14:paraId="50B3D9A3" w14:textId="7A6C0D52" w:rsidR="00310429" w:rsidRPr="00135480" w:rsidRDefault="00AB0D80" w:rsidP="00AB0D80">
      <w:pPr>
        <w:ind w:firstLineChars="100" w:firstLine="280"/>
        <w:rPr>
          <w:rFonts w:ascii="宋体" w:eastAsia="宋体" w:hAnsi="宋体"/>
          <w:sz w:val="28"/>
          <w:szCs w:val="28"/>
        </w:rPr>
      </w:pPr>
      <w:r w:rsidRPr="00135480">
        <w:rPr>
          <w:rFonts w:ascii="宋体" w:eastAsia="宋体" w:hAnsi="宋体"/>
          <w:sz w:val="28"/>
          <w:szCs w:val="28"/>
        </w:rPr>
        <w:t>3.</w:t>
      </w:r>
      <w:r w:rsidR="00310429" w:rsidRPr="00135480">
        <w:rPr>
          <w:rFonts w:ascii="宋体" w:eastAsia="宋体" w:hAnsi="宋体" w:hint="eastAsia"/>
          <w:sz w:val="28"/>
          <w:szCs w:val="28"/>
        </w:rPr>
        <w:t>ces设置fsp地址</w:t>
      </w:r>
    </w:p>
    <w:p w14:paraId="63133F6A" w14:textId="7DB6C5D1" w:rsidR="001E364A" w:rsidRDefault="00E0748F" w:rsidP="00310429">
      <w:pPr>
        <w:pStyle w:val="a3"/>
        <w:ind w:left="570" w:firstLineChars="0" w:firstLine="0"/>
        <w:rPr>
          <w:ins w:id="134" w:author="袁慕欣" w:date="2021-11-26T17:16:00Z"/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继续在</w:t>
      </w:r>
      <w:r w:rsidR="00310429" w:rsidRPr="00135480">
        <w:rPr>
          <w:rFonts w:ascii="宋体" w:eastAsia="宋体" w:hAnsi="宋体" w:hint="eastAsia"/>
          <w:sz w:val="24"/>
          <w:szCs w:val="24"/>
        </w:rPr>
        <w:t>c</w:t>
      </w:r>
      <w:r w:rsidR="001E364A" w:rsidRPr="00135480">
        <w:rPr>
          <w:rFonts w:ascii="宋体" w:eastAsia="宋体" w:hAnsi="宋体" w:hint="eastAsia"/>
          <w:sz w:val="24"/>
          <w:szCs w:val="24"/>
        </w:rPr>
        <w:t>es后台配置fsp地址</w:t>
      </w:r>
      <w:r w:rsidR="00A73C5A">
        <w:rPr>
          <w:rFonts w:ascii="宋体" w:eastAsia="宋体" w:hAnsi="宋体" w:hint="eastAsia"/>
          <w:sz w:val="24"/>
          <w:szCs w:val="24"/>
        </w:rPr>
        <w:t>，</w:t>
      </w:r>
      <w:r w:rsidR="00FE44AC">
        <w:rPr>
          <w:rFonts w:ascii="宋体" w:eastAsia="宋体" w:hAnsi="宋体" w:hint="eastAsia"/>
          <w:sz w:val="24"/>
          <w:szCs w:val="24"/>
        </w:rPr>
        <w:t>如下图</w:t>
      </w:r>
      <w:r w:rsidR="00A73C5A">
        <w:rPr>
          <w:rFonts w:ascii="宋体" w:eastAsia="宋体" w:hAnsi="宋体" w:hint="eastAsia"/>
          <w:sz w:val="24"/>
          <w:szCs w:val="24"/>
        </w:rPr>
        <w:t>，</w:t>
      </w:r>
      <w:r w:rsidR="00A73C5A">
        <w:rPr>
          <w:rFonts w:ascii="宋体" w:eastAsia="宋体" w:hAnsi="宋体"/>
          <w:sz w:val="24"/>
          <w:szCs w:val="24"/>
        </w:rPr>
        <w:t>192.168.7.149</w:t>
      </w:r>
      <w:r w:rsidR="00A73C5A">
        <w:rPr>
          <w:rFonts w:ascii="宋体" w:eastAsia="宋体" w:hAnsi="宋体" w:hint="eastAsia"/>
          <w:sz w:val="24"/>
          <w:szCs w:val="24"/>
        </w:rPr>
        <w:t>改成实际服务器ip</w:t>
      </w:r>
    </w:p>
    <w:p w14:paraId="70A49D1D" w14:textId="31C71F89" w:rsidR="002A4728" w:rsidRDefault="002A4728" w:rsidP="00FE44AC">
      <w:pPr>
        <w:rPr>
          <w:rFonts w:ascii="宋体" w:eastAsia="宋体" w:hAnsi="宋体"/>
          <w:sz w:val="24"/>
          <w:szCs w:val="24"/>
        </w:rPr>
      </w:pPr>
    </w:p>
    <w:p w14:paraId="53ACF6B3" w14:textId="77777777" w:rsidR="00A73C5A" w:rsidRPr="00D210E1" w:rsidRDefault="00A73C5A" w:rsidP="00A73C5A">
      <w:pPr>
        <w:widowControl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FE44AC">
        <w:rPr>
          <w:rFonts w:ascii="宋体" w:eastAsia="宋体" w:hAnsi="宋体" w:hint="eastAsia"/>
          <w:sz w:val="24"/>
          <w:szCs w:val="24"/>
        </w:rPr>
        <w:t>要修改的配置</w:t>
      </w:r>
      <w:r>
        <w:rPr>
          <w:rFonts w:ascii="宋体" w:eastAsia="宋体" w:hAnsi="宋体" w:hint="eastAsia"/>
          <w:sz w:val="24"/>
          <w:szCs w:val="24"/>
        </w:rPr>
        <w:t>有</w:t>
      </w:r>
      <w:r w:rsidRPr="00D210E1">
        <w:rPr>
          <w:rFonts w:ascii="宋体" w:eastAsia="宋体" w:hAnsi="宋体" w:hint="eastAsia"/>
          <w:sz w:val="24"/>
          <w:szCs w:val="24"/>
        </w:rPr>
        <w:t>:</w:t>
      </w:r>
    </w:p>
    <w:p w14:paraId="755A8568" w14:textId="6D3186A2" w:rsidR="00BE0761" w:rsidRDefault="00FE44AC" w:rsidP="00310429">
      <w:pPr>
        <w:pStyle w:val="a3"/>
        <w:ind w:left="570" w:firstLineChars="0" w:firstLine="0"/>
        <w:rPr>
          <w:ins w:id="135" w:author="袁慕欣" w:date="2021-11-26T18:03:00Z"/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ins w:id="136" w:author="袁慕欣" w:date="2021-11-26T18:02:00Z">
        <w:r w:rsidR="002A4728">
          <w:rPr>
            <w:rFonts w:ascii="宋体" w:eastAsia="宋体" w:hAnsi="宋体" w:hint="eastAsia"/>
            <w:sz w:val="24"/>
            <w:szCs w:val="24"/>
          </w:rPr>
          <w:t>后台地址</w:t>
        </w:r>
      </w:ins>
      <w:ins w:id="137" w:author="袁慕欣" w:date="2021-11-26T18:03:00Z">
        <w:r w:rsidR="002A4728">
          <w:rPr>
            <w:rFonts w:ascii="宋体" w:eastAsia="宋体" w:hAnsi="宋体" w:hint="eastAsia"/>
            <w:sz w:val="24"/>
            <w:szCs w:val="24"/>
          </w:rPr>
          <w:t>：</w:t>
        </w:r>
      </w:ins>
      <w:r w:rsidR="00D210E1">
        <w:rPr>
          <w:rFonts w:ascii="宋体" w:eastAsia="宋体" w:hAnsi="宋体" w:hint="eastAsia"/>
          <w:sz w:val="24"/>
          <w:szCs w:val="24"/>
        </w:rPr>
        <w:t xml:space="preserve"> 后台通信地址</w:t>
      </w:r>
      <w:r w:rsidR="00D210E1">
        <w:rPr>
          <w:rFonts w:ascii="宋体" w:eastAsia="宋体" w:hAnsi="宋体"/>
          <w:sz w:val="24"/>
          <w:szCs w:val="24"/>
        </w:rPr>
        <w:t>:192.168.7.149</w:t>
      </w:r>
      <w:ins w:id="138" w:author="袁慕欣" w:date="2021-11-26T18:03:00Z">
        <w:r w:rsidR="002A4728">
          <w:rPr>
            <w:rFonts w:ascii="宋体" w:eastAsia="宋体" w:hAnsi="宋体"/>
            <w:sz w:val="24"/>
            <w:szCs w:val="24"/>
          </w:rPr>
          <w:t xml:space="preserve">   </w:t>
        </w:r>
      </w:ins>
      <w:r w:rsidR="00D210E1">
        <w:rPr>
          <w:rFonts w:ascii="宋体" w:eastAsia="宋体" w:hAnsi="宋体" w:hint="eastAsia"/>
          <w:sz w:val="24"/>
          <w:szCs w:val="24"/>
        </w:rPr>
        <w:t>端口:</w:t>
      </w:r>
      <w:ins w:id="139" w:author="袁慕欣" w:date="2021-11-26T18:03:00Z">
        <w:r w:rsidR="002A4728">
          <w:rPr>
            <w:rFonts w:ascii="宋体" w:eastAsia="宋体" w:hAnsi="宋体"/>
            <w:sz w:val="24"/>
            <w:szCs w:val="24"/>
          </w:rPr>
          <w:t>28000</w:t>
        </w:r>
      </w:ins>
    </w:p>
    <w:p w14:paraId="6638901B" w14:textId="069C1AB3" w:rsidR="00FE44AC" w:rsidRPr="00700204" w:rsidRDefault="00FE44AC" w:rsidP="00700204">
      <w:pPr>
        <w:pStyle w:val="a3"/>
        <w:ind w:left="57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2.</w:t>
      </w:r>
      <w:ins w:id="140" w:author="袁慕欣" w:date="2021-11-26T18:03:00Z">
        <w:r w:rsidR="002A4728">
          <w:rPr>
            <w:rFonts w:ascii="宋体" w:eastAsia="宋体" w:hAnsi="宋体"/>
            <w:sz w:val="24"/>
            <w:szCs w:val="24"/>
          </w:rPr>
          <w:t>A</w:t>
        </w:r>
        <w:r w:rsidR="002A4728">
          <w:rPr>
            <w:rFonts w:ascii="宋体" w:eastAsia="宋体" w:hAnsi="宋体" w:hint="eastAsia"/>
            <w:sz w:val="24"/>
            <w:szCs w:val="24"/>
          </w:rPr>
          <w:t xml:space="preserve">ccess服务地址： </w:t>
        </w:r>
      </w:ins>
      <w:r w:rsidR="00D210E1">
        <w:rPr>
          <w:rFonts w:ascii="宋体" w:eastAsia="宋体" w:hAnsi="宋体" w:hint="eastAsia"/>
          <w:sz w:val="24"/>
          <w:szCs w:val="24"/>
        </w:rPr>
        <w:t>A</w:t>
      </w:r>
      <w:r w:rsidR="00D210E1">
        <w:rPr>
          <w:rFonts w:ascii="宋体" w:eastAsia="宋体" w:hAnsi="宋体"/>
          <w:sz w:val="24"/>
          <w:szCs w:val="24"/>
        </w:rPr>
        <w:t>ccess</w:t>
      </w:r>
      <w:r w:rsidR="00D210E1">
        <w:rPr>
          <w:rFonts w:ascii="宋体" w:eastAsia="宋体" w:hAnsi="宋体" w:hint="eastAsia"/>
          <w:sz w:val="24"/>
          <w:szCs w:val="24"/>
        </w:rPr>
        <w:t>服务地址</w:t>
      </w:r>
      <w:r w:rsidR="00D210E1">
        <w:rPr>
          <w:rFonts w:ascii="宋体" w:eastAsia="宋体" w:hAnsi="宋体"/>
          <w:sz w:val="24"/>
          <w:szCs w:val="24"/>
        </w:rPr>
        <w:t>:192.168.7.149</w:t>
      </w:r>
      <w:ins w:id="141" w:author="袁慕欣" w:date="2021-11-26T18:03:00Z">
        <w:r w:rsidR="002A4728">
          <w:rPr>
            <w:rFonts w:ascii="宋体" w:eastAsia="宋体" w:hAnsi="宋体"/>
            <w:sz w:val="24"/>
            <w:szCs w:val="24"/>
          </w:rPr>
          <w:t xml:space="preserve"> </w:t>
        </w:r>
      </w:ins>
      <w:r w:rsidR="00D210E1">
        <w:rPr>
          <w:rFonts w:ascii="宋体" w:eastAsia="宋体" w:hAnsi="宋体"/>
          <w:sz w:val="24"/>
          <w:szCs w:val="24"/>
        </w:rPr>
        <w:t xml:space="preserve"> </w:t>
      </w:r>
      <w:r w:rsidR="00D210E1">
        <w:rPr>
          <w:rFonts w:ascii="宋体" w:eastAsia="宋体" w:hAnsi="宋体" w:hint="eastAsia"/>
          <w:sz w:val="24"/>
          <w:szCs w:val="24"/>
        </w:rPr>
        <w:t>端口:</w:t>
      </w:r>
      <w:ins w:id="142" w:author="袁慕欣" w:date="2021-11-26T18:03:00Z">
        <w:r w:rsidR="002A4728">
          <w:rPr>
            <w:rFonts w:ascii="宋体" w:eastAsia="宋体" w:hAnsi="宋体"/>
            <w:sz w:val="24"/>
            <w:szCs w:val="24"/>
          </w:rPr>
          <w:t>21000</w:t>
        </w:r>
      </w:ins>
      <w:r w:rsidR="00D210E1">
        <w:rPr>
          <w:rFonts w:ascii="宋体" w:eastAsia="宋体" w:hAnsi="宋体"/>
          <w:sz w:val="24"/>
          <w:szCs w:val="24"/>
        </w:rPr>
        <w:t xml:space="preserve">  </w:t>
      </w:r>
      <w:r w:rsidR="00D210E1">
        <w:rPr>
          <w:rFonts w:ascii="宋体" w:eastAsia="宋体" w:hAnsi="宋体" w:hint="eastAsia"/>
          <w:sz w:val="24"/>
          <w:szCs w:val="24"/>
        </w:rPr>
        <w:t>协议:</w:t>
      </w:r>
      <w:ins w:id="143" w:author="袁慕欣" w:date="2021-11-26T18:03:00Z">
        <w:r w:rsidR="002A4728">
          <w:rPr>
            <w:rFonts w:ascii="宋体" w:eastAsia="宋体" w:hAnsi="宋体"/>
            <w:sz w:val="24"/>
            <w:szCs w:val="24"/>
          </w:rPr>
          <w:t>HTT</w:t>
        </w:r>
      </w:ins>
      <w:ins w:id="144" w:author="袁慕欣" w:date="2021-11-26T18:04:00Z">
        <w:r w:rsidR="002A4728">
          <w:rPr>
            <w:rFonts w:ascii="宋体" w:eastAsia="宋体" w:hAnsi="宋体"/>
            <w:sz w:val="24"/>
            <w:szCs w:val="24"/>
          </w:rPr>
          <w:t xml:space="preserve">PS  </w:t>
        </w:r>
      </w:ins>
      <w:r w:rsidR="00D210E1">
        <w:rPr>
          <w:rFonts w:ascii="宋体" w:eastAsia="宋体" w:hAnsi="宋体" w:hint="eastAsia"/>
          <w:sz w:val="24"/>
          <w:szCs w:val="24"/>
        </w:rPr>
        <w:t>后缀:</w:t>
      </w:r>
      <w:ins w:id="145" w:author="袁慕欣" w:date="2021-11-26T18:04:00Z">
        <w:r w:rsidR="002A4728">
          <w:rPr>
            <w:rFonts w:ascii="宋体" w:eastAsia="宋体" w:hAnsi="宋体" w:hint="eastAsia"/>
            <w:sz w:val="24"/>
            <w:szCs w:val="24"/>
          </w:rPr>
          <w:t>/</w:t>
        </w:r>
        <w:r w:rsidR="002A4728">
          <w:rPr>
            <w:rFonts w:ascii="宋体" w:eastAsia="宋体" w:hAnsi="宋体"/>
            <w:sz w:val="24"/>
            <w:szCs w:val="24"/>
          </w:rPr>
          <w:t>server/address</w:t>
        </w:r>
      </w:ins>
    </w:p>
    <w:p w14:paraId="46B799B4" w14:textId="2DB8FFD9" w:rsidR="00134456" w:rsidRDefault="00134456" w:rsidP="00134456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456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3DD955A" wp14:editId="0954A4D0">
            <wp:extent cx="5274310" cy="261747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7071" w14:textId="77777777" w:rsidR="00700204" w:rsidRDefault="00700204" w:rsidP="00700204">
      <w:pPr>
        <w:pStyle w:val="a3"/>
        <w:ind w:left="570" w:firstLineChars="0" w:firstLine="0"/>
        <w:rPr>
          <w:rFonts w:ascii="宋体" w:eastAsia="宋体" w:hAnsi="宋体"/>
          <w:sz w:val="24"/>
          <w:szCs w:val="24"/>
        </w:rPr>
      </w:pPr>
    </w:p>
    <w:p w14:paraId="5E7891FD" w14:textId="77777777" w:rsidR="00700204" w:rsidRDefault="00700204" w:rsidP="00700204">
      <w:pPr>
        <w:pStyle w:val="a3"/>
        <w:ind w:left="570" w:firstLineChars="0" w:firstLine="0"/>
        <w:rPr>
          <w:ins w:id="146" w:author="袁慕欣" w:date="2021-11-26T17:16:00Z"/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修改完成之后点击“保存并重启服务”按钮</w:t>
      </w:r>
    </w:p>
    <w:p w14:paraId="2D3BF1DD" w14:textId="77777777" w:rsidR="00700204" w:rsidRPr="00700204" w:rsidRDefault="00700204" w:rsidP="00134456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53D73E" w14:textId="7BE29D4E" w:rsidR="001E364A" w:rsidRDefault="00134456" w:rsidP="00134456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宋体" w:eastAsia="宋体" w:hAnsi="宋体" w:cs="宋体"/>
          <w:kern w:val="0"/>
          <w:sz w:val="30"/>
          <w:szCs w:val="30"/>
        </w:rPr>
      </w:pPr>
      <w:r w:rsidRPr="00134456">
        <w:rPr>
          <w:rFonts w:ascii="宋体" w:eastAsia="宋体" w:hAnsi="宋体" w:cs="宋体" w:hint="eastAsia"/>
          <w:kern w:val="0"/>
          <w:sz w:val="30"/>
          <w:szCs w:val="30"/>
        </w:rPr>
        <w:t>创建会议室</w:t>
      </w:r>
    </w:p>
    <w:p w14:paraId="3FB9BCC3" w14:textId="5D28A9A5" w:rsidR="00134456" w:rsidRDefault="00134456" w:rsidP="00134456">
      <w:pPr>
        <w:pStyle w:val="a3"/>
        <w:widowControl/>
        <w:ind w:left="675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456">
        <w:rPr>
          <w:rFonts w:ascii="宋体" w:eastAsia="宋体" w:hAnsi="宋体" w:cs="宋体" w:hint="eastAsia"/>
          <w:kern w:val="0"/>
          <w:sz w:val="24"/>
          <w:szCs w:val="24"/>
        </w:rPr>
        <w:t>这一步看ces的文档，简单点就直接创建一个匿名的会议室</w:t>
      </w:r>
    </w:p>
    <w:p w14:paraId="7C011879" w14:textId="1EF0AF3D" w:rsidR="00134456" w:rsidRPr="00134456" w:rsidRDefault="00134456" w:rsidP="00134456">
      <w:pPr>
        <w:pStyle w:val="a3"/>
        <w:widowControl/>
        <w:ind w:left="675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AC6ED8" wp14:editId="64388FFD">
            <wp:extent cx="5274310" cy="1932305"/>
            <wp:effectExtent l="19050" t="19050" r="2159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2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25185B" wp14:editId="6441F948">
            <wp:extent cx="5274310" cy="4336415"/>
            <wp:effectExtent l="19050" t="19050" r="21590" b="260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36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F2CC3C" w14:textId="77777777" w:rsidR="00151BBD" w:rsidRPr="00854419" w:rsidRDefault="00151BBD" w:rsidP="00151B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F2C407" w14:textId="01A55D81" w:rsidR="001201DF" w:rsidRPr="00854419" w:rsidRDefault="00151BBD" w:rsidP="001201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4419">
        <w:rPr>
          <w:rFonts w:ascii="宋体" w:eastAsia="宋体" w:hAnsi="宋体" w:cs="宋体" w:hint="eastAsia"/>
          <w:kern w:val="0"/>
          <w:sz w:val="24"/>
          <w:szCs w:val="24"/>
        </w:rPr>
        <w:t>到这一步</w:t>
      </w:r>
      <w:r w:rsidR="001E364A" w:rsidRPr="00854419">
        <w:rPr>
          <w:rFonts w:ascii="宋体" w:eastAsia="宋体" w:hAnsi="宋体" w:cs="宋体" w:hint="eastAsia"/>
          <w:kern w:val="0"/>
          <w:sz w:val="24"/>
          <w:szCs w:val="24"/>
        </w:rPr>
        <w:t>pc客户端入会音视频就能通</w:t>
      </w:r>
    </w:p>
    <w:p w14:paraId="78EBCC00" w14:textId="0154994F" w:rsidR="001201DF" w:rsidRPr="00854419" w:rsidRDefault="001201DF" w:rsidP="00AB0D80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4419">
        <w:rPr>
          <w:rFonts w:ascii="宋体" w:eastAsia="宋体" w:hAnsi="宋体" w:hint="eastAsia"/>
          <w:sz w:val="30"/>
          <w:szCs w:val="30"/>
        </w:rPr>
        <w:t>配置web代理服务</w:t>
      </w:r>
      <w:r w:rsidR="009A0747" w:rsidRPr="00854419">
        <w:rPr>
          <w:rFonts w:ascii="宋体" w:eastAsia="宋体" w:hAnsi="宋体"/>
        </w:rPr>
        <w:br/>
      </w:r>
      <w:r w:rsidR="00A73C5A">
        <w:rPr>
          <w:rFonts w:ascii="宋体" w:eastAsia="宋体" w:hAnsi="宋体" w:hint="eastAsia"/>
          <w:sz w:val="24"/>
          <w:szCs w:val="24"/>
        </w:rPr>
        <w:t>回到linux服务器，执行</w:t>
      </w:r>
      <w:ins w:id="147" w:author="袁慕欣" w:date="2021-11-26T17:55:00Z">
        <w:r w:rsidR="00767965" w:rsidRPr="00664B90">
          <w:rPr>
            <w:rFonts w:ascii="宋体" w:eastAsia="宋体" w:hAnsi="宋体" w:hint="eastAsia"/>
            <w:sz w:val="24"/>
            <w:szCs w:val="24"/>
            <w:u w:val="single"/>
          </w:rPr>
          <w:t>vi</w:t>
        </w:r>
        <w:r w:rsidR="00767965" w:rsidRPr="00664B90">
          <w:rPr>
            <w:rFonts w:ascii="宋体" w:eastAsia="宋体" w:hAnsi="宋体"/>
            <w:sz w:val="24"/>
            <w:szCs w:val="24"/>
            <w:u w:val="single"/>
          </w:rPr>
          <w:t xml:space="preserve"> /usr/local/hst/FMWebProxy/service_config.xml</w:t>
        </w:r>
      </w:ins>
      <w:r w:rsidR="00A73C5A">
        <w:rPr>
          <w:rFonts w:ascii="宋体" w:eastAsia="宋体" w:hAnsi="宋体" w:hint="eastAsia"/>
          <w:sz w:val="24"/>
          <w:szCs w:val="24"/>
        </w:rPr>
        <w:t>命令</w:t>
      </w:r>
      <w:commentRangeStart w:id="148"/>
      <w:del w:id="149" w:author="袁慕欣" w:date="2021-11-26T17:54:00Z">
        <w:r w:rsidRPr="00854419" w:rsidDel="00767965">
          <w:rPr>
            <w:rFonts w:ascii="宋体" w:eastAsia="宋体" w:hAnsi="宋体" w:hint="eastAsia"/>
            <w:sz w:val="24"/>
            <w:szCs w:val="24"/>
          </w:rPr>
          <w:delText>回到linux服务器</w:delText>
        </w:r>
        <w:commentRangeEnd w:id="148"/>
        <w:r w:rsidR="00BD38D2" w:rsidDel="00767965">
          <w:rPr>
            <w:rStyle w:val="a6"/>
          </w:rPr>
          <w:commentReference w:id="148"/>
        </w:r>
        <w:r w:rsidRPr="00854419" w:rsidDel="00767965">
          <w:rPr>
            <w:rFonts w:ascii="宋体" w:eastAsia="宋体" w:hAnsi="宋体" w:hint="eastAsia"/>
            <w:sz w:val="24"/>
            <w:szCs w:val="24"/>
          </w:rPr>
          <w:delText>，</w:delText>
        </w:r>
      </w:del>
      <w:r w:rsidR="00A73C5A" w:rsidRPr="00854419">
        <w:rPr>
          <w:rFonts w:ascii="宋体" w:eastAsia="宋体" w:hAnsi="宋体" w:hint="eastAsia"/>
          <w:sz w:val="24"/>
          <w:szCs w:val="24"/>
        </w:rPr>
        <w:t>修改</w:t>
      </w:r>
      <w:r w:rsidR="00A73C5A" w:rsidRPr="00854419">
        <w:rPr>
          <w:rFonts w:ascii="宋体" w:eastAsia="宋体" w:hAnsi="宋体"/>
          <w:sz w:val="24"/>
          <w:szCs w:val="24"/>
        </w:rPr>
        <w:t>FMWebProxy</w:t>
      </w:r>
      <w:r w:rsidR="00A73C5A" w:rsidRPr="00854419">
        <w:rPr>
          <w:rFonts w:ascii="宋体" w:eastAsia="宋体" w:hAnsi="宋体" w:hint="eastAsia"/>
          <w:sz w:val="24"/>
          <w:szCs w:val="24"/>
        </w:rPr>
        <w:t>配置文件</w:t>
      </w:r>
      <w:r w:rsidR="00A73C5A">
        <w:rPr>
          <w:rFonts w:ascii="宋体" w:eastAsia="宋体" w:hAnsi="宋体" w:hint="eastAsia"/>
          <w:sz w:val="24"/>
          <w:szCs w:val="24"/>
        </w:rPr>
        <w:t>，如下图</w:t>
      </w:r>
      <w:r w:rsidR="002A79CB">
        <w:rPr>
          <w:rFonts w:ascii="宋体" w:eastAsia="宋体" w:hAnsi="宋体" w:hint="eastAsia"/>
          <w:sz w:val="24"/>
          <w:szCs w:val="24"/>
        </w:rPr>
        <w:t>，1</w:t>
      </w:r>
      <w:r w:rsidR="002A79CB">
        <w:rPr>
          <w:rFonts w:ascii="宋体" w:eastAsia="宋体" w:hAnsi="宋体"/>
          <w:sz w:val="24"/>
          <w:szCs w:val="24"/>
        </w:rPr>
        <w:t>92.168.7.149</w:t>
      </w:r>
      <w:r w:rsidR="002A79CB">
        <w:rPr>
          <w:rFonts w:ascii="宋体" w:eastAsia="宋体" w:hAnsi="宋体" w:hint="eastAsia"/>
          <w:sz w:val="24"/>
          <w:szCs w:val="24"/>
        </w:rPr>
        <w:t>改成实际服务器ip</w:t>
      </w:r>
      <w:del w:id="150" w:author="袁慕欣" w:date="2021-11-26T17:55:00Z">
        <w:r w:rsidR="00AF22B0" w:rsidRPr="00854419" w:rsidDel="00767965">
          <w:rPr>
            <w:rFonts w:ascii="宋体" w:eastAsia="宋体" w:hAnsi="宋体"/>
            <w:sz w:val="24"/>
            <w:szCs w:val="24"/>
          </w:rPr>
          <w:delText>/usr/local/hst/FMWebProxy/service_config.xml</w:delText>
        </w:r>
      </w:del>
    </w:p>
    <w:p w14:paraId="5338A7A7" w14:textId="77777777" w:rsidR="001D41F8" w:rsidRPr="00767965" w:rsidRDefault="001D41F8" w:rsidP="00854419">
      <w:pPr>
        <w:widowControl/>
        <w:ind w:firstLineChars="200" w:firstLine="420"/>
        <w:jc w:val="left"/>
        <w:rPr>
          <w:rFonts w:ascii="宋体" w:eastAsia="宋体" w:hAnsi="宋体"/>
        </w:rPr>
      </w:pPr>
    </w:p>
    <w:p w14:paraId="1C4295C6" w14:textId="092A33D2" w:rsidR="001D41F8" w:rsidRPr="00D210E1" w:rsidRDefault="00D210E1" w:rsidP="00D210E1">
      <w:pPr>
        <w:widowControl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FE44AC">
        <w:rPr>
          <w:rFonts w:ascii="宋体" w:eastAsia="宋体" w:hAnsi="宋体" w:hint="eastAsia"/>
          <w:sz w:val="24"/>
          <w:szCs w:val="24"/>
        </w:rPr>
        <w:t>要修改的配置</w:t>
      </w:r>
      <w:r w:rsidR="00A73C5A">
        <w:rPr>
          <w:rFonts w:ascii="宋体" w:eastAsia="宋体" w:hAnsi="宋体" w:hint="eastAsia"/>
          <w:sz w:val="24"/>
          <w:szCs w:val="24"/>
        </w:rPr>
        <w:t>有</w:t>
      </w:r>
      <w:r w:rsidR="001D41F8" w:rsidRPr="00D210E1">
        <w:rPr>
          <w:rFonts w:ascii="宋体" w:eastAsia="宋体" w:hAnsi="宋体" w:hint="eastAsia"/>
          <w:sz w:val="24"/>
          <w:szCs w:val="24"/>
        </w:rPr>
        <w:t>:</w:t>
      </w:r>
    </w:p>
    <w:p w14:paraId="5A84306C" w14:textId="5861BFFB" w:rsidR="001D41F8" w:rsidRPr="00A73C5A" w:rsidRDefault="001D41F8" w:rsidP="00A73C5A">
      <w:pPr>
        <w:pStyle w:val="a3"/>
        <w:widowControl/>
        <w:numPr>
          <w:ilvl w:val="0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A73C5A">
        <w:rPr>
          <w:rFonts w:ascii="宋体" w:eastAsia="宋体" w:hAnsi="宋体"/>
          <w:sz w:val="24"/>
          <w:szCs w:val="24"/>
        </w:rPr>
        <w:t>&lt;IsUseWss&gt;1&lt;/IsUseWss&gt;</w:t>
      </w:r>
    </w:p>
    <w:p w14:paraId="4FD20289" w14:textId="5738F8C3" w:rsidR="001D41F8" w:rsidRPr="001D41F8" w:rsidRDefault="001D41F8" w:rsidP="00854419">
      <w:pPr>
        <w:widowControl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1D41F8">
        <w:rPr>
          <w:rFonts w:ascii="宋体" w:eastAsia="宋体" w:hAnsi="宋体" w:hint="eastAsia"/>
          <w:sz w:val="24"/>
          <w:szCs w:val="24"/>
        </w:rPr>
        <w:t xml:space="preserve"> </w:t>
      </w:r>
      <w:r w:rsidRPr="001D41F8">
        <w:rPr>
          <w:rFonts w:ascii="宋体" w:eastAsia="宋体" w:hAnsi="宋体"/>
          <w:sz w:val="24"/>
          <w:szCs w:val="24"/>
        </w:rPr>
        <w:t xml:space="preserve"> </w:t>
      </w:r>
      <w:r w:rsidR="00A73C5A">
        <w:rPr>
          <w:rFonts w:ascii="宋体" w:eastAsia="宋体" w:hAnsi="宋体"/>
          <w:sz w:val="24"/>
          <w:szCs w:val="24"/>
        </w:rPr>
        <w:t>2</w:t>
      </w:r>
      <w:r w:rsidR="00A73C5A">
        <w:rPr>
          <w:rFonts w:ascii="宋体" w:eastAsia="宋体" w:hAnsi="宋体" w:hint="eastAsia"/>
          <w:sz w:val="24"/>
          <w:szCs w:val="24"/>
        </w:rPr>
        <w:t>．</w:t>
      </w:r>
      <w:r w:rsidRPr="001D41F8">
        <w:rPr>
          <w:rFonts w:ascii="宋体" w:eastAsia="宋体" w:hAnsi="宋体"/>
          <w:sz w:val="24"/>
          <w:szCs w:val="24"/>
        </w:rPr>
        <w:t>&lt;LocalAddr&gt;wss://192.168.7.149:4432&lt;/LocalAddr&gt;</w:t>
      </w:r>
    </w:p>
    <w:p w14:paraId="1FA08600" w14:textId="77777777" w:rsidR="001D41F8" w:rsidRDefault="001D41F8" w:rsidP="00854419">
      <w:pPr>
        <w:widowControl/>
        <w:ind w:firstLineChars="200" w:firstLine="420"/>
        <w:jc w:val="left"/>
        <w:rPr>
          <w:rFonts w:ascii="宋体" w:eastAsia="宋体" w:hAnsi="宋体"/>
        </w:rPr>
      </w:pPr>
    </w:p>
    <w:p w14:paraId="708CFD5B" w14:textId="3F8488E3" w:rsidR="00AF22B0" w:rsidRPr="00854419" w:rsidRDefault="00AF22B0" w:rsidP="00854419">
      <w:pPr>
        <w:widowControl/>
        <w:ind w:firstLineChars="200" w:firstLine="480"/>
        <w:jc w:val="left"/>
        <w:rPr>
          <w:rFonts w:ascii="宋体" w:eastAsia="宋体" w:hAnsi="宋体"/>
        </w:rPr>
      </w:pPr>
      <w:r w:rsidRPr="0085441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7D63A71" wp14:editId="7F7E5A09">
            <wp:extent cx="5274310" cy="284416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B2E0" w14:textId="3D50550D" w:rsidR="008D51D0" w:rsidRPr="00854419" w:rsidRDefault="008D51D0" w:rsidP="008544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commentRangeStart w:id="151"/>
      <w:del w:id="152" w:author="袁慕欣" w:date="2021-11-26T19:21:00Z">
        <w:r w:rsidRPr="00854419" w:rsidDel="00227478">
          <w:rPr>
            <w:rFonts w:ascii="宋体" w:eastAsia="宋体" w:hAnsi="宋体" w:hint="eastAsia"/>
            <w:sz w:val="24"/>
            <w:szCs w:val="24"/>
          </w:rPr>
          <w:delText>然后ps</w:delText>
        </w:r>
        <w:r w:rsidRPr="00854419" w:rsidDel="00227478">
          <w:rPr>
            <w:rFonts w:ascii="宋体" w:eastAsia="宋体" w:hAnsi="宋体"/>
            <w:sz w:val="24"/>
            <w:szCs w:val="24"/>
          </w:rPr>
          <w:delText xml:space="preserve"> </w:delText>
        </w:r>
        <w:r w:rsidRPr="00854419" w:rsidDel="00227478">
          <w:rPr>
            <w:rFonts w:ascii="宋体" w:eastAsia="宋体" w:hAnsi="宋体" w:hint="eastAsia"/>
            <w:sz w:val="24"/>
            <w:szCs w:val="24"/>
          </w:rPr>
          <w:delText>-ef|</w:delText>
        </w:r>
        <w:r w:rsidRPr="00854419" w:rsidDel="00227478">
          <w:rPr>
            <w:rFonts w:ascii="宋体" w:eastAsia="宋体" w:hAnsi="宋体"/>
            <w:sz w:val="24"/>
            <w:szCs w:val="24"/>
          </w:rPr>
          <w:delText>grep FMWebProxy</w:delText>
        </w:r>
        <w:r w:rsidRPr="00854419" w:rsidDel="00227478">
          <w:rPr>
            <w:rFonts w:ascii="宋体" w:eastAsia="宋体" w:hAnsi="宋体" w:hint="eastAsia"/>
            <w:sz w:val="24"/>
            <w:szCs w:val="24"/>
          </w:rPr>
          <w:delText>找到</w:delText>
        </w:r>
        <w:r w:rsidRPr="00854419" w:rsidDel="00227478">
          <w:rPr>
            <w:rFonts w:ascii="宋体" w:eastAsia="宋体" w:hAnsi="宋体"/>
            <w:sz w:val="24"/>
            <w:szCs w:val="24"/>
          </w:rPr>
          <w:delText>FMWebProxy</w:delText>
        </w:r>
        <w:r w:rsidRPr="00854419" w:rsidDel="00227478">
          <w:rPr>
            <w:rFonts w:ascii="宋体" w:eastAsia="宋体" w:hAnsi="宋体" w:hint="eastAsia"/>
            <w:sz w:val="24"/>
            <w:szCs w:val="24"/>
          </w:rPr>
          <w:delText>的pid，k</w:delText>
        </w:r>
        <w:r w:rsidRPr="00854419" w:rsidDel="00227478">
          <w:rPr>
            <w:rFonts w:ascii="宋体" w:eastAsia="宋体" w:hAnsi="宋体"/>
            <w:sz w:val="24"/>
            <w:szCs w:val="24"/>
          </w:rPr>
          <w:delText>ill</w:delText>
        </w:r>
        <w:r w:rsidRPr="00854419" w:rsidDel="00227478">
          <w:rPr>
            <w:rFonts w:ascii="宋体" w:eastAsia="宋体" w:hAnsi="宋体" w:hint="eastAsia"/>
            <w:sz w:val="24"/>
            <w:szCs w:val="24"/>
          </w:rPr>
          <w:delText>-</w:delText>
        </w:r>
        <w:r w:rsidRPr="00854419" w:rsidDel="00227478">
          <w:rPr>
            <w:rFonts w:ascii="宋体" w:eastAsia="宋体" w:hAnsi="宋体"/>
            <w:sz w:val="24"/>
            <w:szCs w:val="24"/>
          </w:rPr>
          <w:delText>9</w:delText>
        </w:r>
        <w:r w:rsidRPr="00854419" w:rsidDel="00227478">
          <w:rPr>
            <w:rFonts w:ascii="宋体" w:eastAsia="宋体" w:hAnsi="宋体" w:hint="eastAsia"/>
            <w:sz w:val="24"/>
            <w:szCs w:val="24"/>
          </w:rPr>
          <w:delText>杀掉</w:delText>
        </w:r>
        <w:r w:rsidRPr="00854419" w:rsidDel="00227478">
          <w:rPr>
            <w:rFonts w:ascii="宋体" w:eastAsia="宋体" w:hAnsi="宋体"/>
          </w:rPr>
          <w:br/>
        </w:r>
        <w:commentRangeEnd w:id="151"/>
        <w:r w:rsidR="00BD4F63" w:rsidDel="00227478">
          <w:rPr>
            <w:rStyle w:val="a6"/>
          </w:rPr>
          <w:commentReference w:id="151"/>
        </w:r>
        <w:r w:rsidRPr="00854419" w:rsidDel="00227478">
          <w:rPr>
            <w:rFonts w:ascii="宋体" w:eastAsia="宋体" w:hAnsi="宋体" w:cs="宋体"/>
            <w:noProof/>
            <w:kern w:val="0"/>
            <w:sz w:val="24"/>
            <w:szCs w:val="24"/>
          </w:rPr>
          <w:drawing>
            <wp:inline distT="0" distB="0" distL="0" distR="0" wp14:anchorId="03F177C0" wp14:editId="4DDB97C2">
              <wp:extent cx="5274310" cy="534035"/>
              <wp:effectExtent l="0" t="0" r="2540" b="0"/>
              <wp:docPr id="5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/>
                      <pic:cNvPicPr>
                        <a:picLocks noChangeAspect="1" noChangeArrowheads="1"/>
                      </pic:cNvPicPr>
                    </pic:nvPicPr>
                    <pic:blipFill>
                      <a:blip r:embed="rId2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74310" cy="534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5EAC30F4" w14:textId="475A2912" w:rsidR="008D51D0" w:rsidRPr="00854419" w:rsidRDefault="008D51D0" w:rsidP="00AF22B0">
      <w:pPr>
        <w:widowControl/>
        <w:jc w:val="left"/>
        <w:rPr>
          <w:rFonts w:ascii="宋体" w:eastAsia="宋体" w:hAnsi="宋体"/>
        </w:rPr>
      </w:pPr>
    </w:p>
    <w:p w14:paraId="606C0BD1" w14:textId="6ABFDE24" w:rsidR="001D41F8" w:rsidRPr="001D41F8" w:rsidRDefault="009A0747" w:rsidP="001D41F8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commentRangeStart w:id="153"/>
      <w:r w:rsidRPr="00854419">
        <w:rPr>
          <w:rFonts w:ascii="宋体" w:eastAsia="宋体" w:hAnsi="宋体" w:hint="eastAsia"/>
          <w:sz w:val="30"/>
          <w:szCs w:val="30"/>
        </w:rPr>
        <w:t>启用</w:t>
      </w:r>
      <w:r w:rsidR="00514613" w:rsidRPr="00854419">
        <w:rPr>
          <w:rFonts w:ascii="宋体" w:eastAsia="宋体" w:hAnsi="宋体" w:hint="eastAsia"/>
          <w:sz w:val="30"/>
          <w:szCs w:val="30"/>
        </w:rPr>
        <w:t>fsp</w:t>
      </w:r>
      <w:r w:rsidRPr="00854419">
        <w:rPr>
          <w:rFonts w:ascii="宋体" w:eastAsia="宋体" w:hAnsi="宋体" w:hint="eastAsia"/>
          <w:sz w:val="30"/>
          <w:szCs w:val="30"/>
        </w:rPr>
        <w:t>白板</w:t>
      </w:r>
      <w:r w:rsidRPr="00854419">
        <w:rPr>
          <w:rFonts w:ascii="宋体" w:eastAsia="宋体" w:hAnsi="宋体"/>
        </w:rPr>
        <w:br/>
      </w:r>
      <w:commentRangeEnd w:id="153"/>
      <w:r w:rsidR="00BD4F63">
        <w:rPr>
          <w:rStyle w:val="a6"/>
        </w:rPr>
        <w:commentReference w:id="153"/>
      </w:r>
      <w:r w:rsidR="00A73C5A" w:rsidRPr="00A73C5A">
        <w:rPr>
          <w:rFonts w:ascii="宋体" w:eastAsia="宋体" w:hAnsi="宋体" w:hint="eastAsia"/>
          <w:sz w:val="24"/>
          <w:szCs w:val="24"/>
        </w:rPr>
        <w:t>执行</w:t>
      </w:r>
      <w:del w:id="154" w:author="袁慕欣" w:date="2021-11-26T19:17:00Z">
        <w:r w:rsidR="00514613" w:rsidRPr="00664B90" w:rsidDel="00227478">
          <w:rPr>
            <w:rFonts w:ascii="宋体" w:eastAsia="宋体" w:hAnsi="宋体" w:hint="eastAsia"/>
            <w:sz w:val="24"/>
            <w:szCs w:val="24"/>
            <w:u w:val="single"/>
          </w:rPr>
          <w:delText>按下图修改</w:delText>
        </w:r>
        <w:r w:rsidR="008D51D0" w:rsidRPr="00664B90" w:rsidDel="00227478">
          <w:rPr>
            <w:rFonts w:ascii="宋体" w:eastAsia="宋体" w:hAnsi="宋体" w:hint="eastAsia"/>
            <w:sz w:val="24"/>
            <w:szCs w:val="24"/>
            <w:u w:val="single"/>
          </w:rPr>
          <w:delText>FM</w:delText>
        </w:r>
        <w:r w:rsidR="008D51D0" w:rsidRPr="00664B90" w:rsidDel="00227478">
          <w:rPr>
            <w:rFonts w:ascii="宋体" w:eastAsia="宋体" w:hAnsi="宋体"/>
            <w:sz w:val="24"/>
            <w:szCs w:val="24"/>
            <w:u w:val="single"/>
          </w:rPr>
          <w:delText>Server</w:delText>
        </w:r>
        <w:r w:rsidR="008D51D0" w:rsidRPr="00664B90" w:rsidDel="00227478">
          <w:rPr>
            <w:rFonts w:ascii="宋体" w:eastAsia="宋体" w:hAnsi="宋体" w:hint="eastAsia"/>
            <w:sz w:val="24"/>
            <w:szCs w:val="24"/>
            <w:u w:val="single"/>
          </w:rPr>
          <w:delText>配置文件</w:delText>
        </w:r>
      </w:del>
      <w:ins w:id="155" w:author="袁慕欣" w:date="2021-11-26T19:17:00Z">
        <w:r w:rsidR="00227478" w:rsidRPr="00664B90">
          <w:rPr>
            <w:rFonts w:ascii="宋体" w:eastAsia="宋体" w:hAnsi="宋体" w:hint="eastAsia"/>
            <w:sz w:val="24"/>
            <w:szCs w:val="24"/>
            <w:u w:val="single"/>
          </w:rPr>
          <w:t>vi</w:t>
        </w:r>
        <w:r w:rsidR="00227478" w:rsidRPr="00664B90">
          <w:rPr>
            <w:rFonts w:ascii="宋体" w:eastAsia="宋体" w:hAnsi="宋体"/>
            <w:sz w:val="24"/>
            <w:szCs w:val="24"/>
            <w:u w:val="single"/>
          </w:rPr>
          <w:t xml:space="preserve"> </w:t>
        </w:r>
      </w:ins>
      <w:r w:rsidR="008D51D0" w:rsidRPr="00664B90">
        <w:rPr>
          <w:rFonts w:ascii="宋体" w:eastAsia="宋体" w:hAnsi="宋体"/>
          <w:sz w:val="24"/>
          <w:szCs w:val="24"/>
          <w:u w:val="single"/>
        </w:rPr>
        <w:t>/usr/local/hst/FMServer/ServiceConfig.xml</w:t>
      </w:r>
      <w:r w:rsidR="00A73C5A">
        <w:rPr>
          <w:rFonts w:ascii="宋体" w:eastAsia="宋体" w:hAnsi="宋体" w:hint="eastAsia"/>
          <w:sz w:val="24"/>
          <w:szCs w:val="24"/>
        </w:rPr>
        <w:t>命令</w:t>
      </w:r>
      <w:ins w:id="156" w:author="袁慕欣" w:date="2021-11-26T19:18:00Z">
        <w:r w:rsidR="00227478">
          <w:rPr>
            <w:rFonts w:ascii="宋体" w:eastAsia="宋体" w:hAnsi="宋体" w:hint="eastAsia"/>
            <w:sz w:val="24"/>
            <w:szCs w:val="24"/>
          </w:rPr>
          <w:t>修改fm</w:t>
        </w:r>
        <w:r w:rsidR="00227478">
          <w:rPr>
            <w:rFonts w:ascii="宋体" w:eastAsia="宋体" w:hAnsi="宋体"/>
            <w:sz w:val="24"/>
            <w:szCs w:val="24"/>
          </w:rPr>
          <w:t>server</w:t>
        </w:r>
        <w:r w:rsidR="00227478">
          <w:rPr>
            <w:rFonts w:ascii="宋体" w:eastAsia="宋体" w:hAnsi="宋体" w:hint="eastAsia"/>
            <w:sz w:val="24"/>
            <w:szCs w:val="24"/>
          </w:rPr>
          <w:t>配置文件</w:t>
        </w:r>
      </w:ins>
      <w:r w:rsidR="00A73C5A">
        <w:rPr>
          <w:rFonts w:ascii="宋体" w:eastAsia="宋体" w:hAnsi="宋体" w:hint="eastAsia"/>
          <w:sz w:val="24"/>
          <w:szCs w:val="24"/>
        </w:rPr>
        <w:t>，如下图</w:t>
      </w:r>
      <w:r w:rsidR="002A79CB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2A79CB">
        <w:rPr>
          <w:rFonts w:ascii="宋体" w:eastAsia="宋体" w:hAnsi="宋体" w:cs="宋体"/>
          <w:kern w:val="0"/>
          <w:sz w:val="24"/>
          <w:szCs w:val="24"/>
        </w:rPr>
        <w:t>192.168.7.149</w:t>
      </w:r>
      <w:r w:rsidR="002A79CB">
        <w:rPr>
          <w:rFonts w:ascii="宋体" w:eastAsia="宋体" w:hAnsi="宋体" w:cs="宋体" w:hint="eastAsia"/>
          <w:kern w:val="0"/>
          <w:sz w:val="24"/>
          <w:szCs w:val="24"/>
        </w:rPr>
        <w:t>改成实际服务器ip</w:t>
      </w:r>
    </w:p>
    <w:p w14:paraId="2829C04C" w14:textId="77777777" w:rsidR="001D41F8" w:rsidRPr="001D41F8" w:rsidRDefault="001D41F8" w:rsidP="001D41F8">
      <w:pPr>
        <w:pStyle w:val="a3"/>
        <w:widowControl/>
        <w:ind w:left="675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E9A189" w14:textId="48B75F13" w:rsidR="001D41F8" w:rsidRDefault="001D41F8" w:rsidP="001D41F8">
      <w:pPr>
        <w:pStyle w:val="a3"/>
        <w:widowControl/>
        <w:ind w:left="675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要修改的配置</w:t>
      </w:r>
      <w:r w:rsidR="00A73C5A">
        <w:rPr>
          <w:rFonts w:ascii="宋体" w:eastAsia="宋体" w:hAnsi="宋体" w:hint="eastAsia"/>
          <w:sz w:val="24"/>
          <w:szCs w:val="24"/>
        </w:rPr>
        <w:t>有</w:t>
      </w:r>
      <w:r>
        <w:rPr>
          <w:rFonts w:ascii="宋体" w:eastAsia="宋体" w:hAnsi="宋体" w:hint="eastAsia"/>
          <w:sz w:val="24"/>
          <w:szCs w:val="24"/>
        </w:rPr>
        <w:t>:</w:t>
      </w:r>
    </w:p>
    <w:p w14:paraId="36A551B6" w14:textId="1029AE30" w:rsidR="001D41F8" w:rsidRPr="001D41F8" w:rsidRDefault="00A73C5A" w:rsidP="001D41F8">
      <w:pPr>
        <w:pStyle w:val="a3"/>
        <w:widowControl/>
        <w:ind w:left="675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1. </w:t>
      </w:r>
      <w:r w:rsidR="001D41F8" w:rsidRPr="001D41F8">
        <w:rPr>
          <w:rFonts w:ascii="宋体" w:eastAsia="宋体" w:hAnsi="宋体" w:cs="宋体"/>
          <w:kern w:val="0"/>
          <w:sz w:val="24"/>
          <w:szCs w:val="24"/>
        </w:rPr>
        <w:t>&lt;IsUseFspWbSrv&gt;1&lt;/IsUseFspWbSrv&gt;</w:t>
      </w:r>
    </w:p>
    <w:p w14:paraId="23794E7B" w14:textId="2A0C1778" w:rsidR="001D41F8" w:rsidRPr="001D41F8" w:rsidRDefault="00A73C5A" w:rsidP="001D41F8">
      <w:pPr>
        <w:pStyle w:val="a3"/>
        <w:widowControl/>
        <w:ind w:left="675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2. </w:t>
      </w:r>
      <w:r w:rsidR="001D41F8" w:rsidRPr="001D41F8">
        <w:rPr>
          <w:rFonts w:ascii="宋体" w:eastAsia="宋体" w:hAnsi="宋体"/>
          <w:sz w:val="24"/>
          <w:szCs w:val="24"/>
        </w:rPr>
        <w:t>&lt;FspAccessAddr&gt;https://192.168.7.149:21000&lt;/FspAccessAddr&gt;</w:t>
      </w:r>
    </w:p>
    <w:p w14:paraId="25C9A0AB" w14:textId="2C9828D8" w:rsidR="001D41F8" w:rsidRPr="001D41F8" w:rsidRDefault="00A73C5A" w:rsidP="001D41F8">
      <w:pPr>
        <w:pStyle w:val="a3"/>
        <w:widowControl/>
        <w:ind w:left="675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3. </w:t>
      </w:r>
      <w:r w:rsidR="001D41F8" w:rsidRPr="001D41F8">
        <w:rPr>
          <w:rFonts w:ascii="宋体" w:eastAsia="宋体" w:hAnsi="宋体" w:cs="宋体"/>
          <w:kern w:val="0"/>
          <w:sz w:val="24"/>
          <w:szCs w:val="24"/>
        </w:rPr>
        <w:t>&lt;FspDomain&gt;pri&lt;/FspDomain&gt;</w:t>
      </w:r>
    </w:p>
    <w:p w14:paraId="7D7F7861" w14:textId="12BB72D8" w:rsidR="008D51D0" w:rsidRDefault="009A0747" w:rsidP="001D41F8">
      <w:pPr>
        <w:pStyle w:val="a3"/>
        <w:widowControl/>
        <w:ind w:left="675" w:firstLineChars="0" w:firstLine="0"/>
        <w:jc w:val="left"/>
        <w:rPr>
          <w:ins w:id="157" w:author="袁慕欣" w:date="2021-11-26T19:21:00Z"/>
          <w:rFonts w:ascii="宋体" w:eastAsia="宋体" w:hAnsi="宋体"/>
          <w:sz w:val="24"/>
          <w:szCs w:val="24"/>
        </w:rPr>
      </w:pPr>
      <w:r w:rsidRPr="00854419">
        <w:rPr>
          <w:rFonts w:ascii="宋体" w:eastAsia="宋体" w:hAnsi="宋体"/>
        </w:rPr>
        <w:lastRenderedPageBreak/>
        <w:br/>
      </w:r>
      <w:r w:rsidR="007C274C" w:rsidRPr="0085441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C39CCCA" wp14:editId="114D5FCC">
            <wp:extent cx="5274310" cy="32467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4419">
        <w:rPr>
          <w:rFonts w:ascii="宋体" w:eastAsia="宋体" w:hAnsi="宋体"/>
        </w:rPr>
        <w:br/>
      </w:r>
      <w:del w:id="158" w:author="袁慕欣" w:date="2021-11-26T19:21:00Z">
        <w:r w:rsidR="008D51D0" w:rsidRPr="00854419" w:rsidDel="00227478">
          <w:rPr>
            <w:rFonts w:ascii="宋体" w:eastAsia="宋体" w:hAnsi="宋体" w:hint="eastAsia"/>
            <w:sz w:val="24"/>
            <w:szCs w:val="24"/>
          </w:rPr>
          <w:delText>然后ps</w:delText>
        </w:r>
        <w:r w:rsidR="008D51D0" w:rsidRPr="00854419" w:rsidDel="00227478">
          <w:rPr>
            <w:rFonts w:ascii="宋体" w:eastAsia="宋体" w:hAnsi="宋体"/>
            <w:sz w:val="24"/>
            <w:szCs w:val="24"/>
          </w:rPr>
          <w:delText xml:space="preserve"> </w:delText>
        </w:r>
        <w:r w:rsidR="008D51D0" w:rsidRPr="00854419" w:rsidDel="00227478">
          <w:rPr>
            <w:rFonts w:ascii="宋体" w:eastAsia="宋体" w:hAnsi="宋体" w:hint="eastAsia"/>
            <w:sz w:val="24"/>
            <w:szCs w:val="24"/>
          </w:rPr>
          <w:delText>-ef|</w:delText>
        </w:r>
        <w:r w:rsidR="008D51D0" w:rsidRPr="00854419" w:rsidDel="00227478">
          <w:rPr>
            <w:rFonts w:ascii="宋体" w:eastAsia="宋体" w:hAnsi="宋体"/>
            <w:sz w:val="24"/>
            <w:szCs w:val="24"/>
          </w:rPr>
          <w:delText>grep FMWebProxy</w:delText>
        </w:r>
        <w:r w:rsidR="008D51D0" w:rsidRPr="00854419" w:rsidDel="00227478">
          <w:rPr>
            <w:rFonts w:ascii="宋体" w:eastAsia="宋体" w:hAnsi="宋体" w:hint="eastAsia"/>
            <w:sz w:val="24"/>
            <w:szCs w:val="24"/>
          </w:rPr>
          <w:delText>找到</w:delText>
        </w:r>
        <w:r w:rsidR="008D51D0" w:rsidRPr="00854419" w:rsidDel="00227478">
          <w:rPr>
            <w:rFonts w:ascii="宋体" w:eastAsia="宋体" w:hAnsi="宋体"/>
            <w:sz w:val="24"/>
            <w:szCs w:val="24"/>
          </w:rPr>
          <w:delText>FMWebProxy</w:delText>
        </w:r>
        <w:r w:rsidR="008D51D0" w:rsidRPr="00854419" w:rsidDel="00227478">
          <w:rPr>
            <w:rFonts w:ascii="宋体" w:eastAsia="宋体" w:hAnsi="宋体" w:hint="eastAsia"/>
            <w:sz w:val="24"/>
            <w:szCs w:val="24"/>
          </w:rPr>
          <w:delText>的pid，k</w:delText>
        </w:r>
        <w:r w:rsidR="008D51D0" w:rsidRPr="00854419" w:rsidDel="00227478">
          <w:rPr>
            <w:rFonts w:ascii="宋体" w:eastAsia="宋体" w:hAnsi="宋体"/>
            <w:sz w:val="24"/>
            <w:szCs w:val="24"/>
          </w:rPr>
          <w:delText>ill</w:delText>
        </w:r>
        <w:r w:rsidR="008D51D0" w:rsidRPr="00854419" w:rsidDel="00227478">
          <w:rPr>
            <w:rFonts w:ascii="宋体" w:eastAsia="宋体" w:hAnsi="宋体" w:hint="eastAsia"/>
            <w:sz w:val="24"/>
            <w:szCs w:val="24"/>
          </w:rPr>
          <w:delText>-</w:delText>
        </w:r>
        <w:r w:rsidR="008D51D0" w:rsidRPr="00854419" w:rsidDel="00227478">
          <w:rPr>
            <w:rFonts w:ascii="宋体" w:eastAsia="宋体" w:hAnsi="宋体"/>
            <w:sz w:val="24"/>
            <w:szCs w:val="24"/>
          </w:rPr>
          <w:delText>9</w:delText>
        </w:r>
        <w:r w:rsidR="008D51D0" w:rsidRPr="00854419" w:rsidDel="00227478">
          <w:rPr>
            <w:rFonts w:ascii="宋体" w:eastAsia="宋体" w:hAnsi="宋体" w:hint="eastAsia"/>
            <w:sz w:val="24"/>
            <w:szCs w:val="24"/>
          </w:rPr>
          <w:delText>杀掉</w:delText>
        </w:r>
      </w:del>
    </w:p>
    <w:p w14:paraId="3C31755A" w14:textId="77777777" w:rsidR="00227478" w:rsidRPr="00854419" w:rsidRDefault="00227478" w:rsidP="001D41F8">
      <w:pPr>
        <w:pStyle w:val="a3"/>
        <w:widowControl/>
        <w:ind w:left="675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F66511" w14:textId="200A2FAC" w:rsidR="001E364A" w:rsidRPr="00227478" w:rsidRDefault="00227478" w:rsidP="00227478">
      <w:pPr>
        <w:pStyle w:val="a3"/>
        <w:numPr>
          <w:ilvl w:val="0"/>
          <w:numId w:val="4"/>
        </w:numPr>
        <w:ind w:firstLineChars="0"/>
        <w:rPr>
          <w:ins w:id="159" w:author="袁慕欣" w:date="2021-11-26T19:22:00Z"/>
          <w:rFonts w:ascii="宋体" w:eastAsia="宋体" w:hAnsi="宋体"/>
          <w:sz w:val="30"/>
          <w:szCs w:val="30"/>
          <w:rPrChange w:id="160" w:author="袁慕欣" w:date="2021-11-26T19:22:00Z">
            <w:rPr>
              <w:ins w:id="161" w:author="袁慕欣" w:date="2021-11-26T19:22:00Z"/>
              <w:rFonts w:ascii="宋体" w:eastAsia="宋体" w:hAnsi="宋体"/>
            </w:rPr>
          </w:rPrChange>
        </w:rPr>
      </w:pPr>
      <w:ins w:id="162" w:author="袁慕欣" w:date="2021-11-26T19:21:00Z">
        <w:r w:rsidRPr="00227478">
          <w:rPr>
            <w:rFonts w:ascii="宋体" w:eastAsia="宋体" w:hAnsi="宋体" w:hint="eastAsia"/>
            <w:sz w:val="30"/>
            <w:szCs w:val="30"/>
            <w:rPrChange w:id="163" w:author="袁慕欣" w:date="2021-11-26T19:22:00Z">
              <w:rPr>
                <w:rFonts w:ascii="宋体" w:eastAsia="宋体" w:hAnsi="宋体" w:hint="eastAsia"/>
              </w:rPr>
            </w:rPrChange>
          </w:rPr>
          <w:t>重启</w:t>
        </w:r>
      </w:ins>
      <w:ins w:id="164" w:author="袁慕欣" w:date="2021-11-26T19:22:00Z">
        <w:r w:rsidRPr="00227478">
          <w:rPr>
            <w:rFonts w:ascii="宋体" w:eastAsia="宋体" w:hAnsi="宋体"/>
            <w:sz w:val="30"/>
            <w:szCs w:val="30"/>
            <w:rPrChange w:id="165" w:author="袁慕欣" w:date="2021-11-26T19:22:00Z">
              <w:rPr>
                <w:rFonts w:ascii="宋体" w:eastAsia="宋体" w:hAnsi="宋体"/>
              </w:rPr>
            </w:rPrChange>
          </w:rPr>
          <w:t>ces服务</w:t>
        </w:r>
      </w:ins>
    </w:p>
    <w:p w14:paraId="41D38ADD" w14:textId="3E11F9A1" w:rsidR="00227478" w:rsidRPr="00227478" w:rsidRDefault="00227478">
      <w:pPr>
        <w:pStyle w:val="a3"/>
        <w:ind w:left="675" w:firstLineChars="0" w:firstLine="0"/>
        <w:rPr>
          <w:rFonts w:ascii="宋体" w:eastAsia="宋体" w:hAnsi="宋体"/>
          <w:sz w:val="24"/>
          <w:szCs w:val="24"/>
          <w:rPrChange w:id="166" w:author="袁慕欣" w:date="2021-11-26T19:23:00Z">
            <w:rPr/>
          </w:rPrChange>
        </w:rPr>
        <w:pPrChange w:id="167" w:author="袁慕欣" w:date="2021-11-26T19:22:00Z">
          <w:pPr>
            <w:ind w:firstLineChars="100" w:firstLine="210"/>
          </w:pPr>
        </w:pPrChange>
      </w:pPr>
      <w:ins w:id="168" w:author="袁慕欣" w:date="2021-11-26T19:22:00Z">
        <w:r w:rsidRPr="00227478">
          <w:rPr>
            <w:rFonts w:ascii="宋体" w:eastAsia="宋体" w:hAnsi="宋体" w:hint="eastAsia"/>
            <w:sz w:val="24"/>
            <w:szCs w:val="24"/>
            <w:rPrChange w:id="169" w:author="袁慕欣" w:date="2021-11-26T19:23:00Z">
              <w:rPr>
                <w:rFonts w:ascii="宋体" w:eastAsia="宋体" w:hAnsi="宋体" w:hint="eastAsia"/>
              </w:rPr>
            </w:rPrChange>
          </w:rPr>
          <w:t>执行</w:t>
        </w:r>
        <w:r w:rsidRPr="00227478">
          <w:rPr>
            <w:rFonts w:ascii="宋体" w:eastAsia="宋体" w:hAnsi="宋体"/>
            <w:sz w:val="24"/>
            <w:szCs w:val="24"/>
            <w:rPrChange w:id="170" w:author="袁慕欣" w:date="2021-11-26T19:23:00Z">
              <w:rPr>
                <w:rFonts w:ascii="宋体" w:eastAsia="宋体" w:hAnsi="宋体"/>
              </w:rPr>
            </w:rPrChange>
          </w:rPr>
          <w:t>service fmservice restart</w:t>
        </w:r>
        <w:proofErr w:type="gramStart"/>
        <w:r w:rsidRPr="00227478">
          <w:rPr>
            <w:rFonts w:ascii="宋体" w:eastAsia="宋体" w:hAnsi="宋体" w:hint="eastAsia"/>
            <w:sz w:val="24"/>
            <w:szCs w:val="24"/>
            <w:rPrChange w:id="171" w:author="袁慕欣" w:date="2021-11-26T19:23:00Z">
              <w:rPr>
                <w:rFonts w:ascii="宋体" w:eastAsia="宋体" w:hAnsi="宋体" w:hint="eastAsia"/>
              </w:rPr>
            </w:rPrChange>
          </w:rPr>
          <w:t>命令重</w:t>
        </w:r>
        <w:proofErr w:type="gramEnd"/>
        <w:r w:rsidRPr="00227478">
          <w:rPr>
            <w:rFonts w:ascii="宋体" w:eastAsia="宋体" w:hAnsi="宋体" w:hint="eastAsia"/>
            <w:sz w:val="24"/>
            <w:szCs w:val="24"/>
            <w:rPrChange w:id="172" w:author="袁慕欣" w:date="2021-11-26T19:23:00Z">
              <w:rPr>
                <w:rFonts w:ascii="宋体" w:eastAsia="宋体" w:hAnsi="宋体" w:hint="eastAsia"/>
              </w:rPr>
            </w:rPrChange>
          </w:rPr>
          <w:t>启</w:t>
        </w:r>
        <w:r w:rsidRPr="00227478">
          <w:rPr>
            <w:rFonts w:ascii="宋体" w:eastAsia="宋体" w:hAnsi="宋体"/>
            <w:sz w:val="24"/>
            <w:szCs w:val="24"/>
            <w:rPrChange w:id="173" w:author="袁慕欣" w:date="2021-11-26T19:23:00Z">
              <w:rPr>
                <w:rFonts w:ascii="宋体" w:eastAsia="宋体" w:hAnsi="宋体"/>
              </w:rPr>
            </w:rPrChange>
          </w:rPr>
          <w:t>ces服务，</w:t>
        </w:r>
      </w:ins>
      <w:r w:rsidR="00176119">
        <w:rPr>
          <w:rFonts w:ascii="宋体" w:eastAsia="宋体" w:hAnsi="宋体" w:hint="eastAsia"/>
          <w:sz w:val="24"/>
          <w:szCs w:val="24"/>
        </w:rPr>
        <w:t>使</w:t>
      </w:r>
      <w:ins w:id="174" w:author="袁慕欣" w:date="2021-11-26T19:22:00Z">
        <w:r w:rsidRPr="00227478">
          <w:rPr>
            <w:rFonts w:ascii="宋体" w:eastAsia="宋体" w:hAnsi="宋体" w:hint="eastAsia"/>
            <w:sz w:val="24"/>
            <w:szCs w:val="24"/>
            <w:rPrChange w:id="175" w:author="袁慕欣" w:date="2021-11-26T19:23:00Z">
              <w:rPr>
                <w:rFonts w:ascii="宋体" w:eastAsia="宋体" w:hAnsi="宋体" w:hint="eastAsia"/>
              </w:rPr>
            </w:rPrChange>
          </w:rPr>
          <w:t>上面</w:t>
        </w:r>
      </w:ins>
      <w:r w:rsidR="00404BF5">
        <w:rPr>
          <w:rFonts w:ascii="宋体" w:eastAsia="宋体" w:hAnsi="宋体" w:hint="eastAsia"/>
          <w:sz w:val="24"/>
          <w:szCs w:val="24"/>
        </w:rPr>
        <w:t>两步的</w:t>
      </w:r>
      <w:ins w:id="176" w:author="袁慕欣" w:date="2021-11-26T19:22:00Z">
        <w:r w:rsidRPr="00227478">
          <w:rPr>
            <w:rFonts w:ascii="宋体" w:eastAsia="宋体" w:hAnsi="宋体" w:hint="eastAsia"/>
            <w:sz w:val="24"/>
            <w:szCs w:val="24"/>
            <w:rPrChange w:id="177" w:author="袁慕欣" w:date="2021-11-26T19:23:00Z">
              <w:rPr>
                <w:rFonts w:ascii="宋体" w:eastAsia="宋体" w:hAnsi="宋体" w:hint="eastAsia"/>
              </w:rPr>
            </w:rPrChange>
          </w:rPr>
          <w:t>修改生效</w:t>
        </w:r>
      </w:ins>
    </w:p>
    <w:p w14:paraId="6A32C209" w14:textId="77777777" w:rsidR="00514613" w:rsidRPr="00854419" w:rsidRDefault="00A44842" w:rsidP="00310429">
      <w:pPr>
        <w:pStyle w:val="2"/>
        <w:rPr>
          <w:rFonts w:ascii="宋体" w:eastAsia="宋体" w:hAnsi="宋体"/>
          <w:sz w:val="36"/>
          <w:szCs w:val="36"/>
        </w:rPr>
      </w:pPr>
      <w:r w:rsidRPr="00854419">
        <w:rPr>
          <w:rFonts w:ascii="宋体" w:eastAsia="宋体" w:hAnsi="宋体" w:hint="eastAsia"/>
          <w:sz w:val="36"/>
          <w:szCs w:val="36"/>
        </w:rPr>
        <w:t>三 fsp配置</w:t>
      </w:r>
    </w:p>
    <w:p w14:paraId="2C7413DB" w14:textId="0B5D0E0F" w:rsidR="001B349C" w:rsidRDefault="002A79CB" w:rsidP="001B349C">
      <w:pPr>
        <w:ind w:leftChars="200" w:left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回到linux服务器，</w:t>
      </w:r>
      <w:ins w:id="178" w:author="袁慕欣" w:date="2021-11-26T19:23:00Z">
        <w:r w:rsidR="001B349C" w:rsidRPr="00664B90">
          <w:rPr>
            <w:rFonts w:ascii="宋体" w:eastAsia="宋体" w:hAnsi="宋体"/>
            <w:sz w:val="24"/>
            <w:szCs w:val="24"/>
            <w:u w:val="single"/>
          </w:rPr>
          <w:t>c</w:t>
        </w:r>
        <w:r w:rsidR="001B349C" w:rsidRPr="00664B90">
          <w:rPr>
            <w:rFonts w:ascii="宋体" w:eastAsia="宋体" w:hAnsi="宋体" w:hint="eastAsia"/>
            <w:sz w:val="24"/>
            <w:szCs w:val="24"/>
            <w:u w:val="single"/>
          </w:rPr>
          <w:t>d</w:t>
        </w:r>
        <w:r w:rsidR="001B349C" w:rsidRPr="00664B90">
          <w:rPr>
            <w:rFonts w:ascii="宋体" w:eastAsia="宋体" w:hAnsi="宋体"/>
            <w:sz w:val="24"/>
            <w:szCs w:val="24"/>
            <w:u w:val="single"/>
          </w:rPr>
          <w:t xml:space="preserve"> </w:t>
        </w:r>
        <w:r w:rsidR="001B349C" w:rsidRPr="00664B90">
          <w:rPr>
            <w:rFonts w:ascii="宋体" w:eastAsia="宋体" w:hAnsi="宋体" w:hint="eastAsia"/>
            <w:sz w:val="24"/>
            <w:szCs w:val="24"/>
            <w:u w:val="single"/>
          </w:rPr>
          <w:t>/</w:t>
        </w:r>
        <w:r w:rsidR="001B349C" w:rsidRPr="00664B90">
          <w:rPr>
            <w:rFonts w:ascii="宋体" w:eastAsia="宋体" w:hAnsi="宋体"/>
            <w:sz w:val="24"/>
            <w:szCs w:val="24"/>
            <w:u w:val="single"/>
          </w:rPr>
          <w:t>root/webapp/fs</w:t>
        </w:r>
      </w:ins>
      <w:ins w:id="179" w:author="袁慕欣" w:date="2021-11-26T19:24:00Z">
        <w:r w:rsidR="001B349C" w:rsidRPr="00664B90">
          <w:rPr>
            <w:rFonts w:ascii="宋体" w:eastAsia="宋体" w:hAnsi="宋体"/>
            <w:sz w:val="24"/>
            <w:szCs w:val="24"/>
            <w:u w:val="single"/>
          </w:rPr>
          <w:t>p_pack</w:t>
        </w:r>
        <w:r w:rsidR="001B349C">
          <w:rPr>
            <w:rFonts w:ascii="宋体" w:eastAsia="宋体" w:hAnsi="宋体" w:hint="eastAsia"/>
            <w:sz w:val="24"/>
            <w:szCs w:val="24"/>
          </w:rPr>
          <w:t>进入fsp安装目录</w:t>
        </w:r>
      </w:ins>
    </w:p>
    <w:p w14:paraId="3619F1ED" w14:textId="77777777" w:rsidR="001B349C" w:rsidRDefault="001B349C" w:rsidP="001B349C">
      <w:pPr>
        <w:ind w:leftChars="200" w:left="420"/>
        <w:rPr>
          <w:rFonts w:ascii="宋体" w:eastAsia="宋体" w:hAnsi="宋体"/>
          <w:sz w:val="24"/>
          <w:szCs w:val="24"/>
        </w:rPr>
      </w:pPr>
    </w:p>
    <w:p w14:paraId="646C71D9" w14:textId="2658271D" w:rsidR="001B349C" w:rsidRPr="001B349C" w:rsidRDefault="00D222CE" w:rsidP="001B349C">
      <w:pPr>
        <w:pStyle w:val="a3"/>
        <w:numPr>
          <w:ilvl w:val="0"/>
          <w:numId w:val="6"/>
        </w:numPr>
        <w:ind w:firstLineChars="0"/>
        <w:rPr>
          <w:ins w:id="180" w:author="袁慕欣" w:date="2021-11-26T19:24:00Z"/>
          <w:rFonts w:ascii="宋体" w:eastAsia="宋体" w:hAnsi="宋体"/>
          <w:sz w:val="30"/>
          <w:szCs w:val="30"/>
        </w:rPr>
      </w:pPr>
      <w:del w:id="181" w:author="袁慕欣" w:date="2021-11-26T19:23:00Z">
        <w:r w:rsidRPr="001B349C" w:rsidDel="001B349C">
          <w:rPr>
            <w:rFonts w:ascii="宋体" w:eastAsia="宋体" w:hAnsi="宋体" w:hint="eastAsia"/>
            <w:sz w:val="30"/>
            <w:szCs w:val="30"/>
          </w:rPr>
          <w:delText>进入</w:delText>
        </w:r>
        <w:r w:rsidR="00514613" w:rsidRPr="001B349C" w:rsidDel="001B349C">
          <w:rPr>
            <w:rFonts w:ascii="宋体" w:eastAsia="宋体" w:hAnsi="宋体" w:hint="eastAsia"/>
            <w:sz w:val="30"/>
            <w:szCs w:val="30"/>
          </w:rPr>
          <w:delText>之前提到的</w:delText>
        </w:r>
        <w:r w:rsidRPr="001B349C" w:rsidDel="001B349C">
          <w:rPr>
            <w:rFonts w:ascii="宋体" w:eastAsia="宋体" w:hAnsi="宋体" w:hint="eastAsia"/>
            <w:color w:val="FF0000"/>
            <w:sz w:val="30"/>
            <w:szCs w:val="30"/>
          </w:rPr>
          <w:delText>fs</w:delText>
        </w:r>
        <w:r w:rsidRPr="001B349C" w:rsidDel="001B349C">
          <w:rPr>
            <w:rFonts w:ascii="宋体" w:eastAsia="宋体" w:hAnsi="宋体"/>
            <w:color w:val="FF0000"/>
            <w:sz w:val="30"/>
            <w:szCs w:val="30"/>
          </w:rPr>
          <w:delText>p_pack</w:delText>
        </w:r>
      </w:del>
      <w:ins w:id="182" w:author="袁慕欣" w:date="2021-11-26T19:24:00Z">
        <w:r w:rsidR="001B349C" w:rsidRPr="001B349C">
          <w:rPr>
            <w:rFonts w:ascii="宋体" w:eastAsia="宋体" w:hAnsi="宋体" w:hint="eastAsia"/>
            <w:sz w:val="30"/>
            <w:szCs w:val="30"/>
          </w:rPr>
          <w:t>配置web</w:t>
        </w:r>
        <w:r w:rsidR="001B349C" w:rsidRPr="001B349C">
          <w:rPr>
            <w:rFonts w:ascii="宋体" w:eastAsia="宋体" w:hAnsi="宋体"/>
            <w:sz w:val="30"/>
            <w:szCs w:val="30"/>
          </w:rPr>
          <w:t>socket</w:t>
        </w:r>
        <w:r w:rsidR="001B349C" w:rsidRPr="001B349C">
          <w:rPr>
            <w:rFonts w:ascii="宋体" w:eastAsia="宋体" w:hAnsi="宋体" w:hint="eastAsia"/>
            <w:sz w:val="30"/>
            <w:szCs w:val="30"/>
          </w:rPr>
          <w:t>地址</w:t>
        </w:r>
      </w:ins>
    </w:p>
    <w:p w14:paraId="696A6DF2" w14:textId="61B1C0F5" w:rsidR="001B349C" w:rsidRDefault="00C8085B" w:rsidP="00C8085B">
      <w:pPr>
        <w:ind w:leftChars="200" w:left="420"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web端接入需要</w:t>
      </w:r>
      <w:ins w:id="183" w:author="袁慕欣" w:date="2021-11-26T19:25:00Z">
        <w:r>
          <w:rPr>
            <w:rFonts w:ascii="宋体" w:eastAsia="宋体" w:hAnsi="宋体" w:hint="eastAsia"/>
            <w:sz w:val="24"/>
            <w:szCs w:val="24"/>
          </w:rPr>
          <w:t>配置</w:t>
        </w:r>
      </w:ins>
      <w:r>
        <w:rPr>
          <w:rFonts w:ascii="宋体" w:eastAsia="宋体" w:hAnsi="宋体" w:hint="eastAsia"/>
          <w:sz w:val="24"/>
          <w:szCs w:val="24"/>
        </w:rPr>
        <w:t>f</w:t>
      </w:r>
      <w:r>
        <w:rPr>
          <w:rFonts w:ascii="宋体" w:eastAsia="宋体" w:hAnsi="宋体"/>
          <w:sz w:val="24"/>
          <w:szCs w:val="24"/>
        </w:rPr>
        <w:t xml:space="preserve">sp </w:t>
      </w:r>
      <w:r>
        <w:rPr>
          <w:rFonts w:ascii="宋体" w:eastAsia="宋体" w:hAnsi="宋体" w:hint="eastAsia"/>
          <w:sz w:val="24"/>
          <w:szCs w:val="24"/>
        </w:rPr>
        <w:t>服务的</w:t>
      </w:r>
      <w:ins w:id="184" w:author="袁慕欣" w:date="2021-11-26T19:25:00Z">
        <w:r>
          <w:rPr>
            <w:rFonts w:ascii="宋体" w:eastAsia="宋体" w:hAnsi="宋体" w:hint="eastAsia"/>
            <w:sz w:val="24"/>
            <w:szCs w:val="24"/>
          </w:rPr>
          <w:t>websocket地址</w:t>
        </w:r>
      </w:ins>
      <w:r>
        <w:rPr>
          <w:rFonts w:ascii="宋体" w:eastAsia="宋体" w:hAnsi="宋体" w:hint="eastAsia"/>
          <w:sz w:val="24"/>
          <w:szCs w:val="24"/>
        </w:rPr>
        <w:t>，</w:t>
      </w:r>
      <w:ins w:id="185" w:author="袁慕欣" w:date="2021-11-26T19:25:00Z">
        <w:r w:rsidR="001B349C">
          <w:rPr>
            <w:rFonts w:ascii="宋体" w:eastAsia="宋体" w:hAnsi="宋体" w:hint="eastAsia"/>
            <w:sz w:val="24"/>
            <w:szCs w:val="24"/>
          </w:rPr>
          <w:t>执行</w:t>
        </w:r>
        <w:r w:rsidR="001B349C" w:rsidRPr="00664B90">
          <w:rPr>
            <w:rFonts w:ascii="宋体" w:eastAsia="宋体" w:hAnsi="宋体" w:hint="eastAsia"/>
            <w:sz w:val="24"/>
            <w:szCs w:val="24"/>
            <w:u w:val="single"/>
          </w:rPr>
          <w:t>/</w:t>
        </w:r>
        <w:r w:rsidR="001B349C" w:rsidRPr="00664B90">
          <w:rPr>
            <w:rFonts w:ascii="宋体" w:eastAsia="宋体" w:hAnsi="宋体"/>
            <w:sz w:val="24"/>
            <w:szCs w:val="24"/>
            <w:u w:val="single"/>
          </w:rPr>
          <w:t>bin/bash set_protocol_addr.sh</w:t>
        </w:r>
        <w:r w:rsidR="001B349C" w:rsidRPr="00664B90">
          <w:rPr>
            <w:rFonts w:ascii="宋体" w:eastAsia="宋体" w:hAnsi="宋体" w:hint="eastAsia"/>
            <w:sz w:val="24"/>
            <w:szCs w:val="24"/>
            <w:u w:val="single"/>
          </w:rPr>
          <w:t xml:space="preserve"> </w:t>
        </w:r>
        <w:proofErr w:type="spellStart"/>
        <w:r w:rsidR="001B349C" w:rsidRPr="00664B90">
          <w:rPr>
            <w:rFonts w:ascii="宋体" w:eastAsia="宋体" w:hAnsi="宋体"/>
            <w:sz w:val="24"/>
            <w:szCs w:val="24"/>
            <w:u w:val="single"/>
          </w:rPr>
          <w:t>wss</w:t>
        </w:r>
        <w:proofErr w:type="spellEnd"/>
        <w:r w:rsidR="001B349C" w:rsidRPr="00664B90">
          <w:rPr>
            <w:rFonts w:ascii="宋体" w:eastAsia="宋体" w:hAnsi="宋体"/>
            <w:sz w:val="24"/>
            <w:szCs w:val="24"/>
            <w:u w:val="single"/>
          </w:rPr>
          <w:t xml:space="preserve"> </w:t>
        </w:r>
      </w:ins>
      <w:r w:rsidR="00A73C5A" w:rsidRPr="00664B90">
        <w:rPr>
          <w:rFonts w:ascii="宋体" w:eastAsia="宋体" w:hAnsi="宋体"/>
          <w:sz w:val="24"/>
          <w:szCs w:val="24"/>
          <w:u w:val="single"/>
        </w:rPr>
        <w:t>192.168.7.149</w:t>
      </w:r>
      <w:r w:rsidR="00A73C5A" w:rsidRPr="00664B90">
        <w:rPr>
          <w:rFonts w:ascii="宋体" w:eastAsia="宋体" w:hAnsi="宋体" w:hint="eastAsia"/>
          <w:sz w:val="24"/>
          <w:szCs w:val="24"/>
          <w:u w:val="single"/>
        </w:rPr>
        <w:t>(</w:t>
      </w:r>
      <w:ins w:id="186" w:author="袁慕欣" w:date="2021-11-26T19:25:00Z">
        <w:r w:rsidR="001B349C" w:rsidRPr="00664B90">
          <w:rPr>
            <w:rFonts w:ascii="宋体" w:eastAsia="宋体" w:hAnsi="宋体" w:hint="eastAsia"/>
            <w:sz w:val="24"/>
            <w:szCs w:val="24"/>
            <w:u w:val="single"/>
          </w:rPr>
          <w:t>服务器ip</w:t>
        </w:r>
      </w:ins>
      <w:r w:rsidR="00A73C5A" w:rsidRPr="00664B90">
        <w:rPr>
          <w:rFonts w:ascii="宋体" w:eastAsia="宋体" w:hAnsi="宋体"/>
          <w:sz w:val="24"/>
          <w:szCs w:val="24"/>
          <w:u w:val="single"/>
        </w:rPr>
        <w:t>)</w:t>
      </w:r>
      <w:ins w:id="187" w:author="袁慕欣" w:date="2021-11-26T19:25:00Z">
        <w:r w:rsidR="001B349C">
          <w:rPr>
            <w:rFonts w:ascii="宋体" w:eastAsia="宋体" w:hAnsi="宋体"/>
            <w:sz w:val="24"/>
            <w:szCs w:val="24"/>
          </w:rPr>
          <w:t xml:space="preserve"> </w:t>
        </w:r>
        <w:r w:rsidR="001B349C">
          <w:rPr>
            <w:rFonts w:ascii="宋体" w:eastAsia="宋体" w:hAnsi="宋体" w:hint="eastAsia"/>
            <w:sz w:val="24"/>
            <w:szCs w:val="24"/>
          </w:rPr>
          <w:t>命令</w:t>
        </w:r>
      </w:ins>
      <w:r>
        <w:rPr>
          <w:rFonts w:ascii="宋体" w:eastAsia="宋体" w:hAnsi="宋体" w:hint="eastAsia"/>
          <w:sz w:val="24"/>
          <w:szCs w:val="24"/>
        </w:rPr>
        <w:t>即可</w:t>
      </w:r>
    </w:p>
    <w:p w14:paraId="4618287B" w14:textId="660B9772" w:rsidR="001B349C" w:rsidRPr="00176119" w:rsidRDefault="001B349C" w:rsidP="001B349C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  <w:sz w:val="30"/>
          <w:szCs w:val="30"/>
        </w:rPr>
      </w:pPr>
      <w:r w:rsidRPr="00176119">
        <w:rPr>
          <w:rFonts w:ascii="宋体" w:eastAsia="宋体" w:hAnsi="宋体" w:hint="eastAsia"/>
          <w:sz w:val="30"/>
          <w:szCs w:val="30"/>
        </w:rPr>
        <w:t>配置fsp白板网关的app</w:t>
      </w:r>
      <w:r w:rsidRPr="00176119">
        <w:rPr>
          <w:rFonts w:ascii="宋体" w:eastAsia="宋体" w:hAnsi="宋体"/>
          <w:sz w:val="30"/>
          <w:szCs w:val="30"/>
        </w:rPr>
        <w:t>_id</w:t>
      </w:r>
    </w:p>
    <w:p w14:paraId="6F0F6E93" w14:textId="2806D674" w:rsidR="00A44842" w:rsidRPr="00854419" w:rsidRDefault="00C8085B" w:rsidP="00176119">
      <w:pPr>
        <w:ind w:leftChars="200" w:left="420" w:firstLineChars="200" w:firstLine="480"/>
        <w:rPr>
          <w:rFonts w:ascii="宋体" w:eastAsia="宋体" w:hAnsi="宋体"/>
          <w:sz w:val="24"/>
          <w:szCs w:val="24"/>
        </w:rPr>
      </w:pPr>
      <w:r w:rsidRPr="00C8085B">
        <w:rPr>
          <w:rFonts w:ascii="宋体" w:eastAsia="宋体" w:hAnsi="宋体" w:hint="eastAsia"/>
          <w:sz w:val="24"/>
          <w:szCs w:val="24"/>
        </w:rPr>
        <w:t>给白板网关配置</w:t>
      </w:r>
      <w:r w:rsidRPr="00C8085B">
        <w:rPr>
          <w:rFonts w:ascii="宋体" w:eastAsia="宋体" w:hAnsi="宋体"/>
          <w:sz w:val="24"/>
          <w:szCs w:val="24"/>
        </w:rPr>
        <w:t>app_id，让</w:t>
      </w:r>
      <w:proofErr w:type="gramStart"/>
      <w:r w:rsidRPr="00C8085B">
        <w:rPr>
          <w:rFonts w:ascii="宋体" w:eastAsia="宋体" w:hAnsi="宋体"/>
          <w:sz w:val="24"/>
          <w:szCs w:val="24"/>
        </w:rPr>
        <w:t>白板走</w:t>
      </w:r>
      <w:proofErr w:type="gramEnd"/>
      <w:r w:rsidRPr="00C8085B">
        <w:rPr>
          <w:rFonts w:ascii="宋体" w:eastAsia="宋体" w:hAnsi="宋体"/>
          <w:sz w:val="24"/>
          <w:szCs w:val="24"/>
        </w:rPr>
        <w:t>fsp能互通</w:t>
      </w:r>
      <w:r>
        <w:rPr>
          <w:rFonts w:ascii="宋体" w:eastAsia="宋体" w:hAnsi="宋体" w:hint="eastAsia"/>
          <w:sz w:val="24"/>
          <w:szCs w:val="24"/>
        </w:rPr>
        <w:t>，</w:t>
      </w:r>
      <w:r w:rsidR="005259EB" w:rsidRPr="00854419">
        <w:rPr>
          <w:rFonts w:ascii="宋体" w:eastAsia="宋体" w:hAnsi="宋体" w:hint="eastAsia"/>
          <w:sz w:val="24"/>
          <w:szCs w:val="24"/>
        </w:rPr>
        <w:t>执行</w:t>
      </w:r>
      <w:r>
        <w:rPr>
          <w:rFonts w:ascii="宋体" w:eastAsia="宋体" w:hAnsi="宋体"/>
          <w:sz w:val="24"/>
          <w:szCs w:val="24"/>
        </w:rPr>
        <w:t xml:space="preserve"> </w:t>
      </w:r>
      <w:r w:rsidR="005259EB" w:rsidRPr="00664B90">
        <w:rPr>
          <w:rFonts w:ascii="宋体" w:eastAsia="宋体" w:hAnsi="宋体" w:hint="eastAsia"/>
          <w:sz w:val="24"/>
          <w:szCs w:val="24"/>
          <w:u w:val="single"/>
        </w:rPr>
        <w:t>/</w:t>
      </w:r>
      <w:r w:rsidR="005259EB" w:rsidRPr="00664B90">
        <w:rPr>
          <w:rFonts w:ascii="宋体" w:eastAsia="宋体" w:hAnsi="宋体"/>
          <w:sz w:val="24"/>
          <w:szCs w:val="24"/>
          <w:u w:val="single"/>
        </w:rPr>
        <w:t xml:space="preserve">bin/bash </w:t>
      </w:r>
      <w:r w:rsidR="00176119" w:rsidRPr="00664B90">
        <w:rPr>
          <w:rFonts w:ascii="宋体" w:eastAsia="宋体" w:hAnsi="宋体"/>
          <w:sz w:val="24"/>
          <w:szCs w:val="24"/>
          <w:u w:val="single"/>
        </w:rPr>
        <w:t>set_wb_app_id.sh</w:t>
      </w:r>
      <w:r w:rsidR="005259EB" w:rsidRPr="00664B90">
        <w:rPr>
          <w:rFonts w:ascii="宋体" w:eastAsia="宋体" w:hAnsi="宋体"/>
          <w:sz w:val="24"/>
          <w:szCs w:val="24"/>
          <w:u w:val="single"/>
        </w:rPr>
        <w:t xml:space="preserve"> </w:t>
      </w:r>
      <w:r w:rsidR="002A79CB" w:rsidRPr="00664B90">
        <w:rPr>
          <w:rFonts w:ascii="宋体" w:eastAsia="宋体" w:hAnsi="宋体"/>
          <w:sz w:val="24"/>
          <w:szCs w:val="24"/>
          <w:u w:val="single"/>
        </w:rPr>
        <w:t>3049291591cb6aed78e638c2aed53867(</w:t>
      </w:r>
      <w:r w:rsidR="005259EB" w:rsidRPr="00664B90">
        <w:rPr>
          <w:rFonts w:ascii="宋体" w:eastAsia="宋体" w:hAnsi="宋体" w:hint="eastAsia"/>
          <w:color w:val="FF0000"/>
          <w:sz w:val="24"/>
          <w:szCs w:val="24"/>
          <w:u w:val="single"/>
        </w:rPr>
        <w:t>授权时使用</w:t>
      </w:r>
      <w:r w:rsidR="00514613" w:rsidRPr="00664B90">
        <w:rPr>
          <w:rFonts w:ascii="宋体" w:eastAsia="宋体" w:hAnsi="宋体" w:hint="eastAsia"/>
          <w:color w:val="FF0000"/>
          <w:sz w:val="24"/>
          <w:szCs w:val="24"/>
          <w:u w:val="single"/>
        </w:rPr>
        <w:t>的</w:t>
      </w:r>
      <w:r w:rsidR="005259EB" w:rsidRPr="00664B90">
        <w:rPr>
          <w:rFonts w:ascii="宋体" w:eastAsia="宋体" w:hAnsi="宋体" w:hint="eastAsia"/>
          <w:color w:val="FF0000"/>
          <w:sz w:val="24"/>
          <w:szCs w:val="24"/>
          <w:u w:val="single"/>
        </w:rPr>
        <w:t>app_id</w:t>
      </w:r>
      <w:r w:rsidR="002A79CB" w:rsidRPr="00664B90">
        <w:rPr>
          <w:rFonts w:ascii="宋体" w:eastAsia="宋体" w:hAnsi="宋体"/>
          <w:color w:val="FF0000"/>
          <w:sz w:val="24"/>
          <w:szCs w:val="24"/>
          <w:u w:val="single"/>
        </w:rPr>
        <w:t>)</w:t>
      </w:r>
      <w:r w:rsidR="005259EB" w:rsidRPr="00854419">
        <w:rPr>
          <w:rFonts w:ascii="宋体" w:eastAsia="宋体" w:hAnsi="宋体"/>
          <w:sz w:val="24"/>
          <w:szCs w:val="24"/>
        </w:rPr>
        <w:t xml:space="preserve"> </w:t>
      </w:r>
      <w:r w:rsidR="005259EB" w:rsidRPr="00854419">
        <w:rPr>
          <w:rFonts w:ascii="宋体" w:eastAsia="宋体" w:hAnsi="宋体" w:hint="eastAsia"/>
          <w:sz w:val="24"/>
          <w:szCs w:val="24"/>
        </w:rPr>
        <w:t>命令</w:t>
      </w:r>
      <w:r>
        <w:rPr>
          <w:rFonts w:ascii="宋体" w:eastAsia="宋体" w:hAnsi="宋体" w:hint="eastAsia"/>
          <w:sz w:val="24"/>
          <w:szCs w:val="24"/>
        </w:rPr>
        <w:t>即可</w:t>
      </w:r>
    </w:p>
    <w:p w14:paraId="14724A92" w14:textId="1BDE4125" w:rsidR="004E3EA9" w:rsidRDefault="004E3EA9" w:rsidP="00AB0D80">
      <w:pPr>
        <w:widowControl/>
        <w:ind w:leftChars="200" w:left="420"/>
        <w:jc w:val="left"/>
        <w:rPr>
          <w:rFonts w:ascii="宋体" w:eastAsia="宋体" w:hAnsi="宋体"/>
          <w:sz w:val="24"/>
          <w:szCs w:val="24"/>
        </w:rPr>
      </w:pPr>
      <w:r w:rsidRPr="00854419">
        <w:rPr>
          <w:rFonts w:ascii="宋体" w:eastAsia="宋体" w:hAnsi="宋体" w:hint="eastAsia"/>
          <w:sz w:val="24"/>
          <w:szCs w:val="24"/>
        </w:rPr>
        <w:lastRenderedPageBreak/>
        <w:t>至此web</w:t>
      </w:r>
      <w:proofErr w:type="gramStart"/>
      <w:r w:rsidRPr="00854419">
        <w:rPr>
          <w:rFonts w:ascii="宋体" w:eastAsia="宋体" w:hAnsi="宋体" w:hint="eastAsia"/>
          <w:sz w:val="24"/>
          <w:szCs w:val="24"/>
        </w:rPr>
        <w:t>端能正常</w:t>
      </w:r>
      <w:proofErr w:type="gramEnd"/>
      <w:r w:rsidRPr="00854419">
        <w:rPr>
          <w:rFonts w:ascii="宋体" w:eastAsia="宋体" w:hAnsi="宋体" w:hint="eastAsia"/>
          <w:sz w:val="24"/>
          <w:szCs w:val="24"/>
        </w:rPr>
        <w:t>使用音视频和白板</w:t>
      </w:r>
      <w:r w:rsidRPr="00854419">
        <w:rPr>
          <w:rFonts w:ascii="宋体" w:eastAsia="宋体" w:hAnsi="宋体"/>
          <w:sz w:val="24"/>
          <w:szCs w:val="24"/>
        </w:rPr>
        <w:t>(</w:t>
      </w:r>
      <w:r w:rsidRPr="00854419">
        <w:rPr>
          <w:rFonts w:ascii="宋体" w:eastAsia="宋体" w:hAnsi="宋体" w:hint="eastAsia"/>
          <w:sz w:val="24"/>
          <w:szCs w:val="24"/>
        </w:rPr>
        <w:t>首次使用需要浏览器手动访问</w:t>
      </w:r>
      <w:r w:rsidRPr="00854419">
        <w:rPr>
          <w:rFonts w:ascii="宋体" w:eastAsia="宋体" w:hAnsi="宋体"/>
          <w:sz w:val="24"/>
          <w:szCs w:val="24"/>
        </w:rPr>
        <w:br/>
      </w:r>
      <w:hyperlink r:id="rId23" w:history="1">
        <w:r w:rsidR="00AB0D80" w:rsidRPr="00854419">
          <w:rPr>
            <w:rStyle w:val="a4"/>
            <w:rFonts w:ascii="宋体" w:eastAsia="宋体" w:hAnsi="宋体"/>
            <w:sz w:val="24"/>
            <w:szCs w:val="24"/>
          </w:rPr>
          <w:t>https://fsp服务器ip:21000</w:t>
        </w:r>
      </w:hyperlink>
      <w:commentRangeStart w:id="188"/>
      <w:r w:rsidRPr="00854419">
        <w:rPr>
          <w:rFonts w:ascii="宋体" w:eastAsia="宋体" w:hAnsi="宋体" w:hint="eastAsia"/>
          <w:sz w:val="24"/>
          <w:szCs w:val="24"/>
        </w:rPr>
        <w:t>并</w:t>
      </w:r>
      <w:commentRangeEnd w:id="188"/>
      <w:r w:rsidR="0077021A">
        <w:rPr>
          <w:rStyle w:val="a6"/>
        </w:rPr>
        <w:commentReference w:id="188"/>
      </w:r>
      <w:r w:rsidRPr="00854419">
        <w:rPr>
          <w:rFonts w:ascii="宋体" w:eastAsia="宋体" w:hAnsi="宋体" w:hint="eastAsia"/>
          <w:sz w:val="24"/>
          <w:szCs w:val="24"/>
        </w:rPr>
        <w:t>选择高级-继续访问</w:t>
      </w:r>
      <w:r w:rsidRPr="00854419">
        <w:rPr>
          <w:rFonts w:ascii="宋体" w:eastAsia="宋体" w:hAnsi="宋体"/>
          <w:sz w:val="24"/>
          <w:szCs w:val="24"/>
        </w:rPr>
        <w:t>)</w:t>
      </w:r>
      <w:r w:rsidRPr="00854419">
        <w:rPr>
          <w:rFonts w:ascii="宋体" w:eastAsia="宋体" w:hAnsi="宋体"/>
        </w:rPr>
        <w:br/>
      </w:r>
      <w:r w:rsidRPr="0085441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6FD5D4F" wp14:editId="51804278">
            <wp:extent cx="5274310" cy="2639060"/>
            <wp:effectExtent l="19050" t="19050" r="21590" b="279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9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72B513" w14:textId="77777777" w:rsidR="00DF4A1E" w:rsidRDefault="00DF4A1E" w:rsidP="00AB0D80">
      <w:pPr>
        <w:widowControl/>
        <w:ind w:leftChars="200" w:left="420"/>
        <w:jc w:val="left"/>
        <w:rPr>
          <w:rFonts w:ascii="宋体" w:eastAsia="宋体" w:hAnsi="宋体"/>
          <w:sz w:val="24"/>
          <w:szCs w:val="24"/>
        </w:rPr>
      </w:pPr>
    </w:p>
    <w:p w14:paraId="3875E788" w14:textId="279D3122" w:rsidR="00DF4A1E" w:rsidRDefault="00DF4A1E" w:rsidP="00AB0D80">
      <w:pPr>
        <w:widowControl/>
        <w:ind w:leftChars="200" w:left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W</w:t>
      </w:r>
      <w:r>
        <w:rPr>
          <w:rFonts w:ascii="宋体" w:eastAsia="宋体" w:hAnsi="宋体" w:hint="eastAsia"/>
          <w:sz w:val="24"/>
          <w:szCs w:val="24"/>
        </w:rPr>
        <w:t>ebapp入会的两种方式：</w:t>
      </w:r>
    </w:p>
    <w:p w14:paraId="38788CC7" w14:textId="77777777" w:rsidR="00DF4A1E" w:rsidRDefault="00DF4A1E" w:rsidP="00AB0D80">
      <w:pPr>
        <w:widowControl/>
        <w:ind w:leftChars="200" w:left="420"/>
        <w:jc w:val="left"/>
        <w:rPr>
          <w:rFonts w:ascii="宋体" w:eastAsia="宋体" w:hAnsi="宋体"/>
          <w:sz w:val="24"/>
          <w:szCs w:val="24"/>
        </w:rPr>
      </w:pPr>
    </w:p>
    <w:p w14:paraId="6EB94798" w14:textId="02083C0D" w:rsidR="00E947D5" w:rsidRDefault="00DF4A1E" w:rsidP="00AB0D80">
      <w:pPr>
        <w:widowControl/>
        <w:ind w:leftChars="200" w:left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在ces后台</w:t>
      </w:r>
      <w:r w:rsidR="00E947D5">
        <w:rPr>
          <w:rFonts w:ascii="宋体" w:eastAsia="宋体" w:hAnsi="宋体" w:hint="eastAsia"/>
          <w:sz w:val="24"/>
          <w:szCs w:val="24"/>
        </w:rPr>
        <w:t>复制下图红框内</w:t>
      </w:r>
      <w:r>
        <w:rPr>
          <w:rFonts w:ascii="宋体" w:eastAsia="宋体" w:hAnsi="宋体" w:hint="eastAsia"/>
          <w:sz w:val="24"/>
          <w:szCs w:val="24"/>
        </w:rPr>
        <w:t>会议类型的</w:t>
      </w:r>
      <w:r w:rsidR="00E947D5">
        <w:rPr>
          <w:rFonts w:ascii="宋体" w:eastAsia="宋体" w:hAnsi="宋体" w:hint="eastAsia"/>
          <w:sz w:val="24"/>
          <w:szCs w:val="24"/>
        </w:rPr>
        <w:t>链接</w:t>
      </w:r>
      <w:r>
        <w:rPr>
          <w:rFonts w:ascii="宋体" w:eastAsia="宋体" w:hAnsi="宋体" w:hint="eastAsia"/>
          <w:sz w:val="24"/>
          <w:szCs w:val="24"/>
        </w:rPr>
        <w:t>到浏览器（</w:t>
      </w:r>
      <w:r w:rsidR="00406DE8">
        <w:rPr>
          <w:rFonts w:ascii="宋体" w:eastAsia="宋体" w:hAnsi="宋体" w:hint="eastAsia"/>
          <w:sz w:val="24"/>
          <w:szCs w:val="24"/>
        </w:rPr>
        <w:t>根据需求选择一个链接</w:t>
      </w:r>
      <w:r>
        <w:rPr>
          <w:rFonts w:ascii="宋体" w:eastAsia="宋体" w:hAnsi="宋体" w:hint="eastAsia"/>
          <w:sz w:val="24"/>
          <w:szCs w:val="24"/>
        </w:rPr>
        <w:t>），回车即可使用webapp入会</w:t>
      </w:r>
    </w:p>
    <w:p w14:paraId="311F3D86" w14:textId="4F997DEE" w:rsidR="00E947D5" w:rsidRDefault="00E947D5" w:rsidP="00AB0D80">
      <w:pPr>
        <w:widowControl/>
        <w:ind w:leftChars="200" w:left="420"/>
        <w:jc w:val="left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ED090AE" wp14:editId="3F47B576">
            <wp:extent cx="5274310" cy="2850515"/>
            <wp:effectExtent l="19050" t="19050" r="21590" b="260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3A7BBD" w14:textId="1A2686D9" w:rsidR="00DF4A1E" w:rsidRPr="00406DE8" w:rsidRDefault="00DF4A1E" w:rsidP="00DF4A1E">
      <w:pPr>
        <w:widowControl/>
        <w:ind w:firstLine="420"/>
        <w:jc w:val="left"/>
        <w:rPr>
          <w:rFonts w:ascii="宋体" w:eastAsia="宋体" w:hAnsi="宋体"/>
          <w:sz w:val="24"/>
          <w:szCs w:val="24"/>
        </w:rPr>
      </w:pPr>
      <w:r w:rsidRPr="00406DE8">
        <w:rPr>
          <w:rFonts w:ascii="宋体" w:eastAsia="宋体" w:hAnsi="宋体" w:hint="eastAsia"/>
          <w:sz w:val="24"/>
          <w:szCs w:val="24"/>
        </w:rPr>
        <w:t>2</w:t>
      </w:r>
      <w:r w:rsidRPr="00406DE8">
        <w:rPr>
          <w:rFonts w:ascii="宋体" w:eastAsia="宋体" w:hAnsi="宋体"/>
          <w:sz w:val="24"/>
          <w:szCs w:val="24"/>
        </w:rPr>
        <w:t>.</w:t>
      </w:r>
      <w:r w:rsidRPr="00406DE8">
        <w:rPr>
          <w:rFonts w:ascii="宋体" w:eastAsia="宋体" w:hAnsi="宋体" w:hint="eastAsia"/>
          <w:sz w:val="24"/>
          <w:szCs w:val="24"/>
        </w:rPr>
        <w:t>在pc客户端内复制邀请链接</w:t>
      </w:r>
      <w:r w:rsidR="00864F94" w:rsidRPr="00406DE8">
        <w:rPr>
          <w:rFonts w:ascii="宋体" w:eastAsia="宋体" w:hAnsi="宋体" w:hint="eastAsia"/>
          <w:sz w:val="24"/>
          <w:szCs w:val="24"/>
        </w:rPr>
        <w:t>到浏览器入会</w:t>
      </w:r>
    </w:p>
    <w:p w14:paraId="5867692F" w14:textId="7DFB357D" w:rsidR="00DF4A1E" w:rsidRDefault="00DF4A1E" w:rsidP="00DF4A1E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ab/>
      </w:r>
      <w:r w:rsidR="00864F94">
        <w:rPr>
          <w:noProof/>
        </w:rPr>
        <w:drawing>
          <wp:inline distT="0" distB="0" distL="0" distR="0" wp14:anchorId="21F1DBDE" wp14:editId="0F8828A8">
            <wp:extent cx="5274310" cy="3544570"/>
            <wp:effectExtent l="19050" t="19050" r="21590" b="177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4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0E789C" w14:textId="77777777" w:rsidR="00DF4A1E" w:rsidRPr="00DF4A1E" w:rsidRDefault="00DF4A1E" w:rsidP="00DF4A1E">
      <w:pPr>
        <w:widowControl/>
        <w:jc w:val="left"/>
        <w:rPr>
          <w:rFonts w:ascii="宋体" w:eastAsia="宋体" w:hAnsi="宋体"/>
        </w:rPr>
      </w:pPr>
    </w:p>
    <w:p w14:paraId="33446A7E" w14:textId="4CD35916" w:rsidR="008A59AD" w:rsidRPr="00854419" w:rsidRDefault="008A59AD" w:rsidP="00AB0D80">
      <w:pPr>
        <w:widowControl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854419">
        <w:rPr>
          <w:rFonts w:ascii="宋体" w:eastAsia="宋体" w:hAnsi="宋体" w:hint="eastAsia"/>
          <w:sz w:val="24"/>
          <w:szCs w:val="24"/>
        </w:rPr>
        <w:t>如果需要共享文档则继续往下看</w:t>
      </w:r>
    </w:p>
    <w:p w14:paraId="630D8445" w14:textId="77777777" w:rsidR="00AB0D80" w:rsidRPr="00854419" w:rsidRDefault="00AB0D80" w:rsidP="00AB0D80">
      <w:pPr>
        <w:widowControl/>
        <w:ind w:firstLineChars="200" w:firstLine="480"/>
        <w:jc w:val="left"/>
        <w:rPr>
          <w:rFonts w:ascii="宋体" w:eastAsia="宋体" w:hAnsi="宋体"/>
          <w:sz w:val="24"/>
          <w:szCs w:val="24"/>
        </w:rPr>
      </w:pPr>
    </w:p>
    <w:p w14:paraId="694F8D39" w14:textId="4FBFC080" w:rsidR="004E3EA9" w:rsidRPr="00854419" w:rsidRDefault="004E3EA9" w:rsidP="00310429">
      <w:pPr>
        <w:pStyle w:val="2"/>
        <w:rPr>
          <w:rFonts w:ascii="宋体" w:eastAsia="宋体" w:hAnsi="宋体"/>
          <w:sz w:val="36"/>
          <w:szCs w:val="36"/>
        </w:rPr>
      </w:pPr>
      <w:r w:rsidRPr="00854419">
        <w:rPr>
          <w:rFonts w:ascii="宋体" w:eastAsia="宋体" w:hAnsi="宋体" w:hint="eastAsia"/>
          <w:sz w:val="36"/>
          <w:szCs w:val="36"/>
        </w:rPr>
        <w:t xml:space="preserve">四 </w:t>
      </w:r>
      <w:r w:rsidR="008A59AD" w:rsidRPr="00854419">
        <w:rPr>
          <w:rFonts w:ascii="宋体" w:eastAsia="宋体" w:hAnsi="宋体" w:hint="eastAsia"/>
          <w:sz w:val="36"/>
          <w:szCs w:val="36"/>
        </w:rPr>
        <w:t>安装和配置</w:t>
      </w:r>
      <w:r w:rsidRPr="00854419">
        <w:rPr>
          <w:rFonts w:ascii="宋体" w:eastAsia="宋体" w:hAnsi="宋体" w:hint="eastAsia"/>
          <w:sz w:val="36"/>
          <w:szCs w:val="36"/>
        </w:rPr>
        <w:t>存储</w:t>
      </w:r>
      <w:r w:rsidR="00EF6926">
        <w:rPr>
          <w:rFonts w:ascii="宋体" w:eastAsia="宋体" w:hAnsi="宋体" w:hint="eastAsia"/>
          <w:sz w:val="36"/>
          <w:szCs w:val="36"/>
        </w:rPr>
        <w:t>(store</w:t>
      </w:r>
      <w:r w:rsidR="00EF6926">
        <w:rPr>
          <w:rFonts w:ascii="宋体" w:eastAsia="宋体" w:hAnsi="宋体"/>
          <w:sz w:val="36"/>
          <w:szCs w:val="36"/>
        </w:rPr>
        <w:t>)</w:t>
      </w:r>
      <w:r w:rsidR="008A59AD" w:rsidRPr="00854419">
        <w:rPr>
          <w:rFonts w:ascii="宋体" w:eastAsia="宋体" w:hAnsi="宋体" w:hint="eastAsia"/>
          <w:sz w:val="36"/>
          <w:szCs w:val="36"/>
        </w:rPr>
        <w:t>服务</w:t>
      </w:r>
    </w:p>
    <w:p w14:paraId="2AA6512C" w14:textId="6DF80742" w:rsidR="008A59AD" w:rsidRPr="00854419" w:rsidRDefault="00916C8C" w:rsidP="00916C8C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kern w:val="0"/>
          <w:sz w:val="30"/>
          <w:szCs w:val="30"/>
        </w:rPr>
      </w:pPr>
      <w:r w:rsidRPr="00854419">
        <w:rPr>
          <w:rFonts w:ascii="宋体" w:eastAsia="宋体" w:hAnsi="宋体" w:cs="宋体" w:hint="eastAsia"/>
          <w:kern w:val="0"/>
          <w:sz w:val="30"/>
          <w:szCs w:val="30"/>
        </w:rPr>
        <w:t>安装</w:t>
      </w:r>
      <w:r w:rsidR="0000055F" w:rsidRPr="00854419">
        <w:rPr>
          <w:rFonts w:ascii="宋体" w:eastAsia="宋体" w:hAnsi="宋体" w:cs="宋体" w:hint="eastAsia"/>
          <w:kern w:val="0"/>
          <w:sz w:val="30"/>
          <w:szCs w:val="30"/>
        </w:rPr>
        <w:t>存储服务</w:t>
      </w:r>
    </w:p>
    <w:p w14:paraId="52ED81D3" w14:textId="1A41CEA5" w:rsidR="00916C8C" w:rsidRPr="00535809" w:rsidRDefault="002A79CB" w:rsidP="00EF6926">
      <w:pPr>
        <w:pStyle w:val="a3"/>
        <w:ind w:left="36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回到linux服务器，</w:t>
      </w:r>
      <w:ins w:id="189" w:author="袁慕欣" w:date="2021-11-26T19:23:00Z">
        <w:r w:rsidR="00535809" w:rsidRPr="00664B90">
          <w:rPr>
            <w:rFonts w:ascii="宋体" w:eastAsia="宋体" w:hAnsi="宋体"/>
            <w:sz w:val="24"/>
            <w:szCs w:val="24"/>
            <w:u w:val="single"/>
          </w:rPr>
          <w:t>c</w:t>
        </w:r>
        <w:r w:rsidR="00535809" w:rsidRPr="00664B90">
          <w:rPr>
            <w:rFonts w:ascii="宋体" w:eastAsia="宋体" w:hAnsi="宋体" w:hint="eastAsia"/>
            <w:sz w:val="24"/>
            <w:szCs w:val="24"/>
            <w:u w:val="single"/>
          </w:rPr>
          <w:t>d</w:t>
        </w:r>
        <w:r w:rsidR="00535809" w:rsidRPr="00664B90">
          <w:rPr>
            <w:rFonts w:ascii="宋体" w:eastAsia="宋体" w:hAnsi="宋体"/>
            <w:sz w:val="24"/>
            <w:szCs w:val="24"/>
            <w:u w:val="single"/>
          </w:rPr>
          <w:t xml:space="preserve"> </w:t>
        </w:r>
        <w:r w:rsidR="00535809" w:rsidRPr="00664B90">
          <w:rPr>
            <w:rFonts w:ascii="宋体" w:eastAsia="宋体" w:hAnsi="宋体" w:hint="eastAsia"/>
            <w:sz w:val="24"/>
            <w:szCs w:val="24"/>
            <w:u w:val="single"/>
          </w:rPr>
          <w:t>/</w:t>
        </w:r>
        <w:r w:rsidR="00535809" w:rsidRPr="00664B90">
          <w:rPr>
            <w:rFonts w:ascii="宋体" w:eastAsia="宋体" w:hAnsi="宋体"/>
            <w:sz w:val="24"/>
            <w:szCs w:val="24"/>
            <w:u w:val="single"/>
          </w:rPr>
          <w:t>root/webapp/</w:t>
        </w:r>
      </w:ins>
      <w:r w:rsidR="00535809">
        <w:rPr>
          <w:rFonts w:ascii="宋体" w:eastAsia="宋体" w:hAnsi="宋体" w:hint="eastAsia"/>
          <w:sz w:val="24"/>
          <w:szCs w:val="24"/>
        </w:rPr>
        <w:t>进入安装</w:t>
      </w:r>
      <w:proofErr w:type="gramStart"/>
      <w:r w:rsidR="00B75559">
        <w:rPr>
          <w:rFonts w:ascii="宋体" w:eastAsia="宋体" w:hAnsi="宋体" w:hint="eastAsia"/>
          <w:sz w:val="24"/>
          <w:szCs w:val="24"/>
        </w:rPr>
        <w:t>包所在</w:t>
      </w:r>
      <w:proofErr w:type="gramEnd"/>
      <w:r w:rsidR="00535809">
        <w:rPr>
          <w:rFonts w:ascii="宋体" w:eastAsia="宋体" w:hAnsi="宋体" w:hint="eastAsia"/>
          <w:sz w:val="24"/>
          <w:szCs w:val="24"/>
        </w:rPr>
        <w:t>目录，</w:t>
      </w:r>
      <w:r w:rsidR="00B75559">
        <w:rPr>
          <w:rFonts w:ascii="宋体" w:eastAsia="宋体" w:hAnsi="宋体" w:hint="eastAsia"/>
          <w:sz w:val="24"/>
          <w:szCs w:val="24"/>
        </w:rPr>
        <w:t>执行</w:t>
      </w:r>
      <w:r w:rsidR="00535809" w:rsidRPr="00664B90">
        <w:rPr>
          <w:rFonts w:ascii="宋体" w:eastAsia="宋体" w:hAnsi="宋体"/>
          <w:sz w:val="24"/>
          <w:szCs w:val="24"/>
          <w:u w:val="single"/>
        </w:rPr>
        <w:t>tar -zxvf fsp-store-1.2.8.1.tar.g</w:t>
      </w:r>
      <w:r w:rsidR="00EF6926">
        <w:rPr>
          <w:rFonts w:ascii="宋体" w:eastAsia="宋体" w:hAnsi="宋体" w:hint="eastAsia"/>
          <w:sz w:val="24"/>
          <w:szCs w:val="24"/>
        </w:rPr>
        <w:t>命令</w:t>
      </w:r>
      <w:r w:rsidR="0000055F" w:rsidRPr="00535809">
        <w:rPr>
          <w:rFonts w:ascii="宋体" w:eastAsia="宋体" w:hAnsi="宋体" w:cs="宋体" w:hint="eastAsia"/>
          <w:kern w:val="0"/>
          <w:sz w:val="24"/>
          <w:szCs w:val="24"/>
        </w:rPr>
        <w:t>解压</w:t>
      </w:r>
      <w:r w:rsidR="00535809">
        <w:rPr>
          <w:rFonts w:ascii="宋体" w:eastAsia="宋体" w:hAnsi="宋体" w:cs="宋体" w:hint="eastAsia"/>
          <w:kern w:val="0"/>
          <w:sz w:val="24"/>
          <w:szCs w:val="24"/>
        </w:rPr>
        <w:t>s</w:t>
      </w:r>
      <w:r w:rsidR="00535809">
        <w:rPr>
          <w:rFonts w:ascii="宋体" w:eastAsia="宋体" w:hAnsi="宋体" w:cs="宋体"/>
          <w:kern w:val="0"/>
          <w:sz w:val="24"/>
          <w:szCs w:val="24"/>
        </w:rPr>
        <w:t>tore</w:t>
      </w:r>
      <w:r w:rsidR="00535809">
        <w:rPr>
          <w:rFonts w:ascii="宋体" w:eastAsia="宋体" w:hAnsi="宋体" w:cs="宋体" w:hint="eastAsia"/>
          <w:kern w:val="0"/>
          <w:sz w:val="24"/>
          <w:szCs w:val="24"/>
        </w:rPr>
        <w:t>安装包</w:t>
      </w:r>
      <w:r w:rsidR="00EF6926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EF6926" w:rsidRPr="00EF6926">
        <w:rPr>
          <w:rFonts w:ascii="宋体" w:eastAsia="宋体" w:hAnsi="宋体" w:cs="宋体" w:hint="eastAsia"/>
          <w:kern w:val="0"/>
          <w:sz w:val="24"/>
          <w:szCs w:val="24"/>
          <w:u w:val="single"/>
        </w:rPr>
        <w:t>cd</w:t>
      </w:r>
      <w:r w:rsidR="00EF6926" w:rsidRPr="00EF6926">
        <w:rPr>
          <w:rFonts w:ascii="宋体" w:eastAsia="宋体" w:hAnsi="宋体" w:cs="宋体"/>
          <w:kern w:val="0"/>
          <w:sz w:val="24"/>
          <w:szCs w:val="24"/>
          <w:u w:val="single"/>
        </w:rPr>
        <w:t xml:space="preserve"> </w:t>
      </w:r>
      <w:r w:rsidR="00535809" w:rsidRPr="00EF6926">
        <w:rPr>
          <w:rFonts w:ascii="宋体" w:eastAsia="宋体" w:hAnsi="宋体" w:cs="宋体"/>
          <w:kern w:val="0"/>
          <w:sz w:val="24"/>
          <w:szCs w:val="24"/>
          <w:u w:val="single"/>
        </w:rPr>
        <w:t>store-install-1.2.8.1</w:t>
      </w:r>
      <w:r w:rsidR="00EF6926">
        <w:rPr>
          <w:rFonts w:ascii="宋体" w:eastAsia="宋体" w:hAnsi="宋体" w:cs="宋体" w:hint="eastAsia"/>
          <w:kern w:val="0"/>
          <w:sz w:val="24"/>
          <w:szCs w:val="24"/>
        </w:rPr>
        <w:t>进入store安装</w:t>
      </w:r>
      <w:r w:rsidR="00D718A1" w:rsidRPr="00535809">
        <w:rPr>
          <w:rFonts w:ascii="宋体" w:eastAsia="宋体" w:hAnsi="宋体" w:cs="宋体" w:hint="eastAsia"/>
          <w:kern w:val="0"/>
          <w:sz w:val="24"/>
          <w:szCs w:val="24"/>
        </w:rPr>
        <w:t>目录</w:t>
      </w:r>
      <w:r w:rsidR="00AB0D80" w:rsidRPr="00535809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D718A1" w:rsidRPr="00535809">
        <w:rPr>
          <w:rFonts w:ascii="宋体" w:eastAsia="宋体" w:hAnsi="宋体" w:cs="宋体" w:hint="eastAsia"/>
          <w:kern w:val="0"/>
          <w:sz w:val="24"/>
          <w:szCs w:val="24"/>
        </w:rPr>
        <w:t>执行</w:t>
      </w:r>
      <w:r w:rsidR="00D718A1" w:rsidRPr="00EF6926">
        <w:rPr>
          <w:rFonts w:ascii="宋体" w:eastAsia="宋体" w:hAnsi="宋体" w:cs="宋体" w:hint="eastAsia"/>
          <w:kern w:val="0"/>
          <w:sz w:val="24"/>
          <w:szCs w:val="24"/>
          <w:u w:val="single"/>
        </w:rPr>
        <w:t>/</w:t>
      </w:r>
      <w:r w:rsidR="00D718A1" w:rsidRPr="00EF6926">
        <w:rPr>
          <w:rFonts w:ascii="宋体" w:eastAsia="宋体" w:hAnsi="宋体" w:cs="宋体"/>
          <w:kern w:val="0"/>
          <w:sz w:val="24"/>
          <w:szCs w:val="24"/>
          <w:u w:val="single"/>
        </w:rPr>
        <w:t>bin/bash install.sh</w:t>
      </w:r>
      <w:r w:rsidR="00D718A1" w:rsidRPr="0053580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D718A1" w:rsidRPr="00535809">
        <w:rPr>
          <w:rFonts w:ascii="宋体" w:eastAsia="宋体" w:hAnsi="宋体" w:cs="宋体" w:hint="eastAsia"/>
          <w:kern w:val="0"/>
          <w:sz w:val="24"/>
          <w:szCs w:val="24"/>
        </w:rPr>
        <w:t>进行安装</w:t>
      </w:r>
    </w:p>
    <w:p w14:paraId="78DCFEC9" w14:textId="70FF0B4C" w:rsidR="00916C8C" w:rsidRPr="00854419" w:rsidRDefault="009905C1" w:rsidP="00916C8C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kern w:val="0"/>
          <w:sz w:val="30"/>
          <w:szCs w:val="30"/>
        </w:rPr>
      </w:pPr>
      <w:r w:rsidRPr="00854419">
        <w:rPr>
          <w:rFonts w:ascii="宋体" w:eastAsia="宋体" w:hAnsi="宋体" w:cs="宋体" w:hint="eastAsia"/>
          <w:kern w:val="0"/>
          <w:sz w:val="30"/>
          <w:szCs w:val="30"/>
        </w:rPr>
        <w:t>配置存储服务</w:t>
      </w:r>
    </w:p>
    <w:p w14:paraId="036168E3" w14:textId="67954828" w:rsidR="009905C1" w:rsidRPr="007D7807" w:rsidRDefault="00EF6926" w:rsidP="00EF6926">
      <w:pPr>
        <w:pStyle w:val="a3"/>
        <w:widowControl/>
        <w:ind w:left="360" w:firstLine="48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EF6926">
        <w:rPr>
          <w:rFonts w:ascii="宋体" w:eastAsia="宋体" w:hAnsi="宋体" w:cs="宋体"/>
          <w:kern w:val="0"/>
          <w:sz w:val="24"/>
          <w:szCs w:val="24"/>
          <w:u w:val="single"/>
        </w:rPr>
        <w:t>c</w:t>
      </w:r>
      <w:r w:rsidRPr="00EF6926">
        <w:rPr>
          <w:rFonts w:ascii="宋体" w:eastAsia="宋体" w:hAnsi="宋体" w:cs="宋体" w:hint="eastAsia"/>
          <w:kern w:val="0"/>
          <w:sz w:val="24"/>
          <w:szCs w:val="24"/>
          <w:u w:val="single"/>
        </w:rPr>
        <w:t>d</w:t>
      </w:r>
      <w:r w:rsidRPr="00EF6926">
        <w:rPr>
          <w:rFonts w:ascii="宋体" w:eastAsia="宋体" w:hAnsi="宋体" w:cs="宋体"/>
          <w:kern w:val="0"/>
          <w:sz w:val="24"/>
          <w:szCs w:val="24"/>
          <w:u w:val="single"/>
        </w:rPr>
        <w:t xml:space="preserve"> </w:t>
      </w:r>
      <w:r w:rsidR="009905C1" w:rsidRPr="00EF6926">
        <w:rPr>
          <w:rFonts w:ascii="宋体" w:eastAsia="宋体" w:hAnsi="宋体" w:cs="宋体"/>
          <w:kern w:val="0"/>
          <w:sz w:val="24"/>
          <w:szCs w:val="24"/>
          <w:u w:val="single"/>
        </w:rPr>
        <w:t>/fsmeeting/store/store</w:t>
      </w:r>
      <w:r>
        <w:rPr>
          <w:rFonts w:ascii="宋体" w:eastAsia="宋体" w:hAnsi="宋体" w:cs="宋体" w:hint="eastAsia"/>
          <w:kern w:val="0"/>
          <w:sz w:val="24"/>
          <w:szCs w:val="24"/>
        </w:rPr>
        <w:t>进入存储服务</w:t>
      </w:r>
      <w:r w:rsidR="009905C1" w:rsidRPr="00854419">
        <w:rPr>
          <w:rFonts w:ascii="宋体" w:eastAsia="宋体" w:hAnsi="宋体" w:cs="宋体" w:hint="eastAsia"/>
          <w:kern w:val="0"/>
          <w:sz w:val="24"/>
          <w:szCs w:val="24"/>
        </w:rPr>
        <w:t>目录，</w:t>
      </w:r>
      <w:r w:rsidRPr="00EF6926">
        <w:rPr>
          <w:rFonts w:ascii="宋体" w:eastAsia="宋体" w:hAnsi="宋体" w:cs="宋体" w:hint="eastAsia"/>
          <w:kern w:val="0"/>
          <w:sz w:val="24"/>
          <w:szCs w:val="24"/>
          <w:u w:val="single"/>
        </w:rPr>
        <w:t>v</w:t>
      </w:r>
      <w:r w:rsidRPr="00EF6926">
        <w:rPr>
          <w:rFonts w:ascii="宋体" w:eastAsia="宋体" w:hAnsi="宋体" w:cs="宋体"/>
          <w:kern w:val="0"/>
          <w:sz w:val="24"/>
          <w:szCs w:val="24"/>
          <w:u w:val="single"/>
        </w:rPr>
        <w:t xml:space="preserve">i </w:t>
      </w:r>
      <w:proofErr w:type="spellStart"/>
      <w:r w:rsidRPr="00EF6926">
        <w:rPr>
          <w:rFonts w:ascii="宋体" w:eastAsia="宋体" w:hAnsi="宋体" w:cs="宋体" w:hint="eastAsia"/>
          <w:kern w:val="0"/>
          <w:sz w:val="24"/>
          <w:szCs w:val="24"/>
          <w:u w:val="single"/>
        </w:rPr>
        <w:t>store</w:t>
      </w:r>
      <w:r w:rsidRPr="00EF6926">
        <w:rPr>
          <w:rFonts w:ascii="宋体" w:eastAsia="宋体" w:hAnsi="宋体" w:cs="宋体"/>
          <w:kern w:val="0"/>
          <w:sz w:val="24"/>
          <w:szCs w:val="24"/>
          <w:u w:val="single"/>
        </w:rPr>
        <w:t>.conf</w:t>
      </w:r>
      <w:proofErr w:type="spellEnd"/>
      <w:r w:rsidR="00D77446" w:rsidRPr="00854419">
        <w:rPr>
          <w:rFonts w:ascii="宋体" w:eastAsia="宋体" w:hAnsi="宋体" w:cs="宋体" w:hint="eastAsia"/>
          <w:kern w:val="0"/>
          <w:sz w:val="24"/>
          <w:szCs w:val="24"/>
        </w:rPr>
        <w:t>按下图所示修改配置文件</w:t>
      </w:r>
      <w:r w:rsidR="002A79CB" w:rsidRPr="007D7807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</w:t>
      </w:r>
    </w:p>
    <w:p w14:paraId="4CF3C494" w14:textId="0ADC7CE9" w:rsidR="00C6513D" w:rsidRPr="00854419" w:rsidRDefault="00C6513D" w:rsidP="009905C1">
      <w:pPr>
        <w:pStyle w:val="a3"/>
        <w:widowControl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A0CF1E" w14:textId="4FB478A6" w:rsidR="00C6513D" w:rsidRPr="00854419" w:rsidRDefault="002A79CB" w:rsidP="00C6513D">
      <w:pPr>
        <w:pStyle w:val="a3"/>
        <w:widowControl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要修改的配置有</w:t>
      </w:r>
      <w:r w:rsidR="00C6513D" w:rsidRPr="00854419">
        <w:rPr>
          <w:rFonts w:ascii="宋体" w:eastAsia="宋体" w:hAnsi="宋体" w:cs="宋体" w:hint="eastAsia"/>
          <w:kern w:val="0"/>
          <w:sz w:val="24"/>
          <w:szCs w:val="24"/>
        </w:rPr>
        <w:t>:</w:t>
      </w:r>
      <w:r w:rsidR="00C6513D" w:rsidRPr="00854419"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 xml:space="preserve">1. </w:t>
      </w:r>
      <w:r w:rsidR="00C6513D" w:rsidRPr="00854419">
        <w:rPr>
          <w:rFonts w:ascii="宋体" w:eastAsia="宋体" w:hAnsi="宋体" w:cs="宋体"/>
          <w:kern w:val="0"/>
          <w:sz w:val="24"/>
          <w:szCs w:val="24"/>
        </w:rPr>
        <w:t xml:space="preserve">hosts = </w:t>
      </w:r>
      <w:r w:rsidR="007D7807">
        <w:rPr>
          <w:rFonts w:ascii="宋体" w:eastAsia="宋体" w:hAnsi="宋体" w:cs="宋体" w:hint="eastAsia"/>
          <w:kern w:val="0"/>
          <w:sz w:val="24"/>
          <w:szCs w:val="24"/>
        </w:rPr>
        <w:t>服务器</w:t>
      </w:r>
      <w:r w:rsidR="00C6513D" w:rsidRPr="00854419">
        <w:rPr>
          <w:rFonts w:ascii="宋体" w:eastAsia="宋体" w:hAnsi="宋体" w:cs="宋体" w:hint="eastAsia"/>
          <w:kern w:val="0"/>
          <w:sz w:val="24"/>
          <w:szCs w:val="24"/>
        </w:rPr>
        <w:t>ip</w:t>
      </w:r>
    </w:p>
    <w:p w14:paraId="5DCD9C50" w14:textId="2F67C104" w:rsidR="00C6513D" w:rsidRPr="00854419" w:rsidRDefault="002A79CB" w:rsidP="00C6513D">
      <w:pPr>
        <w:pStyle w:val="a3"/>
        <w:widowControl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2. </w:t>
      </w:r>
      <w:r w:rsidR="00C6513D" w:rsidRPr="00854419">
        <w:rPr>
          <w:rFonts w:ascii="宋体" w:eastAsia="宋体" w:hAnsi="宋体" w:cs="宋体"/>
          <w:kern w:val="0"/>
          <w:sz w:val="24"/>
          <w:szCs w:val="24"/>
        </w:rPr>
        <w:t>port = 27000</w:t>
      </w:r>
    </w:p>
    <w:p w14:paraId="28BC447A" w14:textId="08B7B0C4" w:rsidR="00C6513D" w:rsidRPr="00854419" w:rsidRDefault="002A79CB" w:rsidP="00C6513D">
      <w:pPr>
        <w:pStyle w:val="a3"/>
        <w:widowControl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3. </w:t>
      </w:r>
      <w:r w:rsidR="00C6513D" w:rsidRPr="00854419">
        <w:rPr>
          <w:rFonts w:ascii="宋体" w:eastAsia="宋体" w:hAnsi="宋体" w:cs="宋体"/>
          <w:kern w:val="0"/>
          <w:sz w:val="24"/>
          <w:szCs w:val="24"/>
        </w:rPr>
        <w:t>account = root</w:t>
      </w:r>
    </w:p>
    <w:p w14:paraId="47B0A6F9" w14:textId="0BDAE5AD" w:rsidR="00C6513D" w:rsidRPr="00854419" w:rsidRDefault="002A79CB" w:rsidP="00C6513D">
      <w:pPr>
        <w:pStyle w:val="a3"/>
        <w:widowControl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4. </w:t>
      </w:r>
      <w:r w:rsidR="00C6513D" w:rsidRPr="00854419">
        <w:rPr>
          <w:rFonts w:ascii="宋体" w:eastAsia="宋体" w:hAnsi="宋体" w:cs="宋体"/>
          <w:kern w:val="0"/>
          <w:sz w:val="24"/>
          <w:szCs w:val="24"/>
        </w:rPr>
        <w:t xml:space="preserve">password = </w:t>
      </w:r>
      <w:hyperlink r:id="rId27" w:history="1">
        <w:r w:rsidR="00C6513D" w:rsidRPr="00854419">
          <w:rPr>
            <w:rStyle w:val="a4"/>
            <w:rFonts w:ascii="宋体" w:eastAsia="宋体" w:hAnsi="宋体" w:cs="宋体"/>
            <w:kern w:val="0"/>
            <w:sz w:val="24"/>
            <w:szCs w:val="24"/>
          </w:rPr>
          <w:t>hst@2019.Paas</w:t>
        </w:r>
      </w:hyperlink>
    </w:p>
    <w:p w14:paraId="503B345C" w14:textId="6562F3D3" w:rsidR="00C6513D" w:rsidRPr="00854419" w:rsidRDefault="002A79CB" w:rsidP="00C6513D">
      <w:pPr>
        <w:pStyle w:val="a3"/>
        <w:widowControl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5. </w:t>
      </w:r>
      <w:r w:rsidR="00C6513D" w:rsidRPr="00854419">
        <w:rPr>
          <w:rFonts w:ascii="宋体" w:eastAsia="宋体" w:hAnsi="宋体" w:cs="宋体"/>
          <w:kern w:val="0"/>
          <w:sz w:val="24"/>
          <w:szCs w:val="24"/>
        </w:rPr>
        <w:t xml:space="preserve">service_proxy = </w:t>
      </w:r>
      <w:hyperlink r:id="rId28" w:history="1">
        <w:r w:rsidR="00C6513D" w:rsidRPr="00854419">
          <w:rPr>
            <w:rStyle w:val="a4"/>
            <w:rFonts w:ascii="宋体" w:eastAsia="宋体" w:hAnsi="宋体" w:cs="宋体"/>
            <w:kern w:val="0"/>
            <w:sz w:val="24"/>
            <w:szCs w:val="24"/>
          </w:rPr>
          <w:t>https://本机ip:21000</w:t>
        </w:r>
      </w:hyperlink>
    </w:p>
    <w:p w14:paraId="5EB51654" w14:textId="16EA1693" w:rsidR="00C6513D" w:rsidRPr="00854419" w:rsidRDefault="002A79CB" w:rsidP="00C6513D">
      <w:pPr>
        <w:pStyle w:val="a3"/>
        <w:widowControl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6. </w:t>
      </w:r>
      <w:r w:rsidR="00C6513D" w:rsidRPr="00854419">
        <w:rPr>
          <w:rFonts w:ascii="宋体" w:eastAsia="宋体" w:hAnsi="宋体" w:cs="宋体"/>
          <w:kern w:val="0"/>
          <w:sz w:val="24"/>
          <w:szCs w:val="24"/>
        </w:rPr>
        <w:t>private_cloud = 1</w:t>
      </w:r>
    </w:p>
    <w:p w14:paraId="553F0537" w14:textId="62E3663F" w:rsidR="00C6513D" w:rsidRPr="00854419" w:rsidRDefault="002A79CB" w:rsidP="00C6513D">
      <w:pPr>
        <w:pStyle w:val="a3"/>
        <w:widowControl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7. </w:t>
      </w:r>
      <w:proofErr w:type="spellStart"/>
      <w:r w:rsidR="009632C2" w:rsidRPr="00854419">
        <w:rPr>
          <w:rFonts w:ascii="宋体" w:eastAsia="宋体" w:hAnsi="宋体" w:cs="宋体"/>
          <w:kern w:val="0"/>
          <w:sz w:val="24"/>
          <w:szCs w:val="24"/>
        </w:rPr>
        <w:t>engine_type</w:t>
      </w:r>
      <w:proofErr w:type="spellEnd"/>
      <w:r w:rsidR="009632C2" w:rsidRPr="00854419">
        <w:rPr>
          <w:rFonts w:ascii="宋体" w:eastAsia="宋体" w:hAnsi="宋体" w:cs="宋体"/>
          <w:kern w:val="0"/>
          <w:sz w:val="24"/>
          <w:szCs w:val="24"/>
        </w:rPr>
        <w:t xml:space="preserve"> = 1</w:t>
      </w:r>
    </w:p>
    <w:p w14:paraId="5FC345B3" w14:textId="5710BE63" w:rsidR="009632C2" w:rsidRPr="00854419" w:rsidRDefault="002A79CB" w:rsidP="00C6513D">
      <w:pPr>
        <w:pStyle w:val="a3"/>
        <w:widowControl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8. </w:t>
      </w:r>
      <w:r w:rsidR="009632C2" w:rsidRPr="00854419">
        <w:rPr>
          <w:rFonts w:ascii="宋体" w:eastAsia="宋体" w:hAnsi="宋体" w:cs="宋体"/>
          <w:kern w:val="0"/>
          <w:sz w:val="24"/>
          <w:szCs w:val="24"/>
        </w:rPr>
        <w:t>domain=pri</w:t>
      </w:r>
    </w:p>
    <w:p w14:paraId="202247DF" w14:textId="7FAA87EC" w:rsidR="009632C2" w:rsidRPr="00854419" w:rsidRDefault="002A79CB" w:rsidP="00C6513D">
      <w:pPr>
        <w:pStyle w:val="a3"/>
        <w:widowControl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9. </w:t>
      </w:r>
      <w:proofErr w:type="spellStart"/>
      <w:r w:rsidR="009632C2" w:rsidRPr="00854419">
        <w:rPr>
          <w:rFonts w:ascii="宋体" w:eastAsia="宋体" w:hAnsi="宋体" w:cs="宋体"/>
          <w:kern w:val="0"/>
          <w:sz w:val="24"/>
          <w:szCs w:val="24"/>
        </w:rPr>
        <w:t>mq_brokers</w:t>
      </w:r>
      <w:proofErr w:type="spellEnd"/>
      <w:r w:rsidR="009632C2" w:rsidRPr="00854419">
        <w:rPr>
          <w:rFonts w:ascii="宋体" w:eastAsia="宋体" w:hAnsi="宋体" w:cs="宋体"/>
          <w:kern w:val="0"/>
          <w:sz w:val="24"/>
          <w:szCs w:val="24"/>
        </w:rPr>
        <w:t>=127.0.0.1:</w:t>
      </w:r>
      <w:proofErr w:type="gramStart"/>
      <w:r w:rsidR="009632C2" w:rsidRPr="00854419">
        <w:rPr>
          <w:rFonts w:ascii="宋体" w:eastAsia="宋体" w:hAnsi="宋体" w:cs="宋体"/>
          <w:kern w:val="0"/>
          <w:sz w:val="24"/>
          <w:szCs w:val="24"/>
        </w:rPr>
        <w:t>24000:guest</w:t>
      </w:r>
      <w:proofErr w:type="gramEnd"/>
      <w:r w:rsidR="009632C2" w:rsidRPr="00854419">
        <w:rPr>
          <w:rFonts w:ascii="宋体" w:eastAsia="宋体" w:hAnsi="宋体" w:cs="宋体"/>
          <w:kern w:val="0"/>
          <w:sz w:val="24"/>
          <w:szCs w:val="24"/>
        </w:rPr>
        <w:t>:guest@/</w:t>
      </w:r>
    </w:p>
    <w:p w14:paraId="7991C9B7" w14:textId="17BF9AF6" w:rsidR="00C6513D" w:rsidRPr="00854419" w:rsidRDefault="002A79CB" w:rsidP="009632C2">
      <w:pPr>
        <w:pStyle w:val="a3"/>
        <w:widowControl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10. </w:t>
      </w:r>
      <w:proofErr w:type="spellStart"/>
      <w:r w:rsidR="009632C2" w:rsidRPr="00854419">
        <w:rPr>
          <w:rFonts w:ascii="宋体" w:eastAsia="宋体" w:hAnsi="宋体" w:cs="宋体"/>
          <w:kern w:val="0"/>
          <w:sz w:val="24"/>
          <w:szCs w:val="24"/>
        </w:rPr>
        <w:t>consumer_group</w:t>
      </w:r>
      <w:proofErr w:type="spellEnd"/>
      <w:r w:rsidR="009632C2" w:rsidRPr="00854419">
        <w:rPr>
          <w:rFonts w:ascii="宋体" w:eastAsia="宋体" w:hAnsi="宋体" w:cs="宋体"/>
          <w:kern w:val="0"/>
          <w:sz w:val="24"/>
          <w:szCs w:val="24"/>
        </w:rPr>
        <w:t>=store1</w:t>
      </w:r>
    </w:p>
    <w:p w14:paraId="04AF7A14" w14:textId="73BD029C" w:rsidR="00432E99" w:rsidRPr="00854419" w:rsidRDefault="002A79CB" w:rsidP="009632C2">
      <w:pPr>
        <w:pStyle w:val="a3"/>
        <w:widowControl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11. </w:t>
      </w:r>
      <w:proofErr w:type="spellStart"/>
      <w:r w:rsidR="00432E99" w:rsidRPr="00854419">
        <w:rPr>
          <w:rFonts w:ascii="宋体" w:eastAsia="宋体" w:hAnsi="宋体" w:cs="宋体"/>
          <w:kern w:val="0"/>
          <w:sz w:val="24"/>
          <w:szCs w:val="24"/>
        </w:rPr>
        <w:t>domain_list_config</w:t>
      </w:r>
      <w:proofErr w:type="spellEnd"/>
      <w:r w:rsidR="00432E99" w:rsidRPr="00854419">
        <w:rPr>
          <w:rFonts w:ascii="宋体" w:eastAsia="宋体" w:hAnsi="宋体" w:cs="宋体"/>
          <w:kern w:val="0"/>
          <w:sz w:val="24"/>
          <w:szCs w:val="24"/>
        </w:rPr>
        <w:t>=</w:t>
      </w:r>
    </w:p>
    <w:p w14:paraId="4A67CAD0" w14:textId="5DE95E63" w:rsidR="00C6513D" w:rsidRDefault="00C6513D" w:rsidP="009905C1">
      <w:pPr>
        <w:pStyle w:val="a3"/>
        <w:widowControl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58BFB4" w14:textId="6ADEB3D2" w:rsidR="00D77446" w:rsidRPr="00D77446" w:rsidRDefault="00D77446" w:rsidP="007D7807">
      <w:pPr>
        <w:widowControl/>
        <w:ind w:firstLineChars="100" w:firstLine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441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95AD2E1" wp14:editId="2FFF2943">
            <wp:extent cx="5274310" cy="4017010"/>
            <wp:effectExtent l="0" t="0" r="254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16AA5" w14:textId="3EDA5517" w:rsidR="00C6513D" w:rsidRPr="00C6513D" w:rsidRDefault="00C6513D" w:rsidP="00C6513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35E236" w14:textId="2A0F0B43" w:rsidR="00432E99" w:rsidRPr="00432E99" w:rsidRDefault="00432E99" w:rsidP="007D7807">
      <w:pPr>
        <w:widowControl/>
        <w:ind w:firstLineChars="100" w:firstLine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4419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8A11880" wp14:editId="35F59983">
            <wp:extent cx="5274310" cy="45339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Start w:id="190"/>
      <w:commentRangeStart w:id="191"/>
      <w:commentRangeStart w:id="192"/>
      <w:commentRangeEnd w:id="190"/>
      <w:r w:rsidR="0077021A">
        <w:rPr>
          <w:rStyle w:val="a6"/>
        </w:rPr>
        <w:commentReference w:id="190"/>
      </w:r>
      <w:commentRangeEnd w:id="191"/>
      <w:r w:rsidR="002A4728">
        <w:rPr>
          <w:rStyle w:val="a6"/>
        </w:rPr>
        <w:commentReference w:id="191"/>
      </w:r>
      <w:commentRangeEnd w:id="192"/>
      <w:r w:rsidR="002A4728">
        <w:rPr>
          <w:rStyle w:val="a6"/>
        </w:rPr>
        <w:commentReference w:id="192"/>
      </w:r>
    </w:p>
    <w:p w14:paraId="2A422AA4" w14:textId="7E5200D6" w:rsidR="00432E99" w:rsidRDefault="00432E99" w:rsidP="00D774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4C2D3DD" w14:textId="77777777" w:rsidR="00700204" w:rsidRPr="00854419" w:rsidRDefault="00700204" w:rsidP="00700204">
      <w:pPr>
        <w:pStyle w:val="a3"/>
        <w:widowControl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5809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修改完成之后执行</w:t>
      </w:r>
      <w:r w:rsidRPr="00EF6926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  <w:u w:val="single"/>
        </w:rPr>
        <w:t>/</w:t>
      </w:r>
      <w:r w:rsidRPr="00EF6926"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  <w:u w:val="single"/>
        </w:rPr>
        <w:t>bin/bash StoreMonitorCtrl.sh start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  <w:u w:val="single"/>
        </w:rPr>
        <w:t>命令</w:t>
      </w:r>
      <w:r w:rsidRPr="00535809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启动存储服务</w:t>
      </w:r>
    </w:p>
    <w:p w14:paraId="2AF71A90" w14:textId="77777777" w:rsidR="00700204" w:rsidRPr="00854419" w:rsidRDefault="00700204" w:rsidP="00D774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B33ABC" w14:textId="628735BF" w:rsidR="00432E99" w:rsidRPr="00854419" w:rsidRDefault="00F92C12" w:rsidP="00F92C12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kern w:val="0"/>
          <w:sz w:val="30"/>
          <w:szCs w:val="30"/>
        </w:rPr>
      </w:pPr>
      <w:r w:rsidRPr="00854419">
        <w:rPr>
          <w:rFonts w:ascii="宋体" w:eastAsia="宋体" w:hAnsi="宋体" w:cs="宋体" w:hint="eastAsia"/>
          <w:kern w:val="0"/>
          <w:sz w:val="30"/>
          <w:szCs w:val="30"/>
        </w:rPr>
        <w:t>fsp配置存储代理</w:t>
      </w:r>
    </w:p>
    <w:p w14:paraId="60F47D94" w14:textId="476297C1" w:rsidR="00F92C12" w:rsidRPr="00854419" w:rsidRDefault="00B75559" w:rsidP="00F92C12">
      <w:pPr>
        <w:pStyle w:val="a3"/>
        <w:widowControl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F6926">
        <w:rPr>
          <w:rFonts w:ascii="宋体" w:eastAsia="宋体" w:hAnsi="宋体" w:hint="eastAsia"/>
          <w:sz w:val="24"/>
          <w:szCs w:val="24"/>
          <w:u w:val="single"/>
        </w:rPr>
        <w:t>cd</w:t>
      </w:r>
      <w:r w:rsidRPr="00EF6926">
        <w:rPr>
          <w:rFonts w:ascii="宋体" w:eastAsia="宋体" w:hAnsi="宋体"/>
          <w:sz w:val="24"/>
          <w:szCs w:val="24"/>
          <w:u w:val="single"/>
        </w:rPr>
        <w:t xml:space="preserve"> </w:t>
      </w:r>
      <w:ins w:id="193" w:author="袁慕欣" w:date="2021-11-26T19:23:00Z">
        <w:r w:rsidRPr="00EF6926">
          <w:rPr>
            <w:rFonts w:ascii="宋体" w:eastAsia="宋体" w:hAnsi="宋体" w:hint="eastAsia"/>
            <w:sz w:val="24"/>
            <w:szCs w:val="24"/>
            <w:u w:val="single"/>
          </w:rPr>
          <w:t>/</w:t>
        </w:r>
        <w:r w:rsidRPr="00EF6926">
          <w:rPr>
            <w:rFonts w:ascii="宋体" w:eastAsia="宋体" w:hAnsi="宋体"/>
            <w:sz w:val="24"/>
            <w:szCs w:val="24"/>
            <w:u w:val="single"/>
          </w:rPr>
          <w:t>root/webapp/</w:t>
        </w:r>
      </w:ins>
      <w:r w:rsidRPr="00EF6926">
        <w:rPr>
          <w:rFonts w:ascii="宋体" w:eastAsia="宋体" w:hAnsi="宋体"/>
          <w:sz w:val="24"/>
          <w:szCs w:val="24"/>
          <w:u w:val="single"/>
        </w:rPr>
        <w:t>fsp_pack</w:t>
      </w:r>
      <w:r>
        <w:rPr>
          <w:rFonts w:ascii="宋体" w:eastAsia="宋体" w:hAnsi="宋体" w:hint="eastAsia"/>
          <w:sz w:val="24"/>
          <w:szCs w:val="24"/>
        </w:rPr>
        <w:t>进入fsp安装目录</w:t>
      </w:r>
      <w:r w:rsidR="00F92C12" w:rsidRPr="00854419">
        <w:rPr>
          <w:rFonts w:ascii="宋体" w:eastAsia="宋体" w:hAnsi="宋体" w:cs="宋体" w:hint="eastAsia"/>
          <w:kern w:val="0"/>
          <w:sz w:val="24"/>
          <w:szCs w:val="24"/>
        </w:rPr>
        <w:t>，执行</w:t>
      </w:r>
      <w:r w:rsidR="00F92C12" w:rsidRPr="00EF6926">
        <w:rPr>
          <w:rFonts w:ascii="宋体" w:eastAsia="宋体" w:hAnsi="宋体" w:cs="宋体"/>
          <w:kern w:val="0"/>
          <w:sz w:val="24"/>
          <w:szCs w:val="24"/>
          <w:u w:val="single"/>
        </w:rPr>
        <w:t>/bin/bash set_store_proxy.sh</w:t>
      </w:r>
      <w:r>
        <w:rPr>
          <w:rFonts w:ascii="宋体" w:eastAsia="宋体" w:hAnsi="宋体" w:cs="宋体" w:hint="eastAsia"/>
          <w:kern w:val="0"/>
          <w:sz w:val="24"/>
          <w:szCs w:val="24"/>
        </w:rPr>
        <w:t>命令给存储配置nginx代理</w:t>
      </w:r>
    </w:p>
    <w:p w14:paraId="27DFDB38" w14:textId="77777777" w:rsidR="00F92C12" w:rsidRPr="00854419" w:rsidRDefault="00F92C12" w:rsidP="00F92C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0F706E" w14:textId="27F89D50" w:rsidR="00F92C12" w:rsidRPr="00854419" w:rsidRDefault="00FF192C" w:rsidP="00F92C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到此</w:t>
      </w:r>
      <w:r w:rsidR="00F92C12" w:rsidRPr="00854419">
        <w:rPr>
          <w:rFonts w:ascii="宋体" w:eastAsia="宋体" w:hAnsi="宋体" w:cs="宋体" w:hint="eastAsia"/>
          <w:kern w:val="0"/>
          <w:sz w:val="24"/>
          <w:szCs w:val="24"/>
        </w:rPr>
        <w:t>部署完成</w:t>
      </w:r>
      <w:r>
        <w:rPr>
          <w:rFonts w:ascii="宋体" w:eastAsia="宋体" w:hAnsi="宋体" w:cs="宋体" w:hint="eastAsia"/>
          <w:kern w:val="0"/>
          <w:sz w:val="24"/>
          <w:szCs w:val="24"/>
        </w:rPr>
        <w:t>，webapp所有功能都可以正常使用</w:t>
      </w:r>
      <w:r w:rsidR="009B7971">
        <w:rPr>
          <w:rFonts w:ascii="宋体" w:eastAsia="宋体" w:hAnsi="宋体" w:cs="宋体" w:hint="eastAsia"/>
          <w:kern w:val="0"/>
          <w:sz w:val="24"/>
          <w:szCs w:val="24"/>
        </w:rPr>
        <w:t>(如果前面web</w:t>
      </w:r>
      <w:proofErr w:type="gramStart"/>
      <w:r w:rsidR="009B7971">
        <w:rPr>
          <w:rFonts w:ascii="宋体" w:eastAsia="宋体" w:hAnsi="宋体" w:cs="宋体" w:hint="eastAsia"/>
          <w:kern w:val="0"/>
          <w:sz w:val="24"/>
          <w:szCs w:val="24"/>
        </w:rPr>
        <w:t>端没退出</w:t>
      </w:r>
      <w:proofErr w:type="gramEnd"/>
      <w:r w:rsidR="009B7971">
        <w:rPr>
          <w:rFonts w:ascii="宋体" w:eastAsia="宋体" w:hAnsi="宋体" w:cs="宋体" w:hint="eastAsia"/>
          <w:kern w:val="0"/>
          <w:sz w:val="24"/>
          <w:szCs w:val="24"/>
        </w:rPr>
        <w:t>的话，需要重新入会才能收到文档</w:t>
      </w:r>
      <w:r w:rsidR="009B7971">
        <w:rPr>
          <w:rFonts w:ascii="宋体" w:eastAsia="宋体" w:hAnsi="宋体" w:cs="宋体"/>
          <w:kern w:val="0"/>
          <w:sz w:val="24"/>
          <w:szCs w:val="24"/>
        </w:rPr>
        <w:t>)</w:t>
      </w:r>
    </w:p>
    <w:sectPr w:rsidR="00F92C12" w:rsidRPr="008544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3" w:author="肖旖" w:date="2021-11-26T15:11:00Z" w:initials="肖旖">
    <w:p w14:paraId="61AC3125" w14:textId="30049E08" w:rsidR="00B75162" w:rsidRDefault="00B75162">
      <w:pPr>
        <w:pStyle w:val="a7"/>
      </w:pPr>
      <w:r>
        <w:rPr>
          <w:rStyle w:val="a6"/>
        </w:rPr>
        <w:annotationRef/>
      </w:r>
      <w:r>
        <w:rPr>
          <w:rFonts w:hint="eastAsia"/>
        </w:rPr>
        <w:t>建议写7</w:t>
      </w:r>
      <w:r>
        <w:t xml:space="preserve">.9 </w:t>
      </w:r>
      <w:r>
        <w:rPr>
          <w:rFonts w:hint="eastAsia"/>
        </w:rPr>
        <w:t>系统，因为这样和所有对外的操作系统保持一致</w:t>
      </w:r>
    </w:p>
  </w:comment>
  <w:comment w:id="72" w:author="肖旖" w:date="2021-11-26T15:12:00Z" w:initials="肖旖">
    <w:p w14:paraId="62572237" w14:textId="76AA8B1F" w:rsidR="00B75162" w:rsidRDefault="00B75162">
      <w:pPr>
        <w:pStyle w:val="a7"/>
      </w:pPr>
      <w:r>
        <w:rPr>
          <w:rStyle w:val="a6"/>
        </w:rPr>
        <w:annotationRef/>
      </w:r>
      <w:r>
        <w:rPr>
          <w:rFonts w:hint="eastAsia"/>
        </w:rPr>
        <w:t>我知道是随便放个目录都可以，是否可以表明放在根目录，这样会更加清楚</w:t>
      </w:r>
    </w:p>
  </w:comment>
  <w:comment w:id="81" w:author="肖旖" w:date="2021-11-26T15:13:00Z" w:initials="肖旖">
    <w:p w14:paraId="4D8A2FCF" w14:textId="106218D7" w:rsidR="00B75162" w:rsidRDefault="00B75162">
      <w:pPr>
        <w:pStyle w:val="a7"/>
      </w:pPr>
      <w:r>
        <w:rPr>
          <w:rStyle w:val="a6"/>
        </w:rPr>
        <w:annotationRef/>
      </w:r>
      <w:r>
        <w:rPr>
          <w:rFonts w:hint="eastAsia"/>
        </w:rPr>
        <w:t>现在的版本是4</w:t>
      </w:r>
      <w:r>
        <w:t xml:space="preserve">.35 </w:t>
      </w:r>
      <w:r>
        <w:rPr>
          <w:rFonts w:hint="eastAsia"/>
        </w:rPr>
        <w:t>是8</w:t>
      </w:r>
      <w:r>
        <w:t xml:space="preserve">443 </w:t>
      </w:r>
    </w:p>
  </w:comment>
  <w:comment w:id="86" w:author="肖旖" w:date="2021-11-26T15:13:00Z" w:initials="肖旖">
    <w:p w14:paraId="2D563F7F" w14:textId="14304B24" w:rsidR="00B75162" w:rsidRDefault="00B75162">
      <w:pPr>
        <w:pStyle w:val="a7"/>
      </w:pPr>
      <w:r>
        <w:rPr>
          <w:rStyle w:val="a6"/>
        </w:rPr>
        <w:annotationRef/>
      </w:r>
      <w:r>
        <w:rPr>
          <w:rFonts w:hint="eastAsia"/>
        </w:rPr>
        <w:t>I</w:t>
      </w:r>
      <w:r>
        <w:t>P:8443</w:t>
      </w:r>
    </w:p>
  </w:comment>
  <w:comment w:id="93" w:author="肖旖" w:date="2021-11-26T15:13:00Z" w:initials="肖旖">
    <w:p w14:paraId="59EA088F" w14:textId="2CBF4DC2" w:rsidR="00B75162" w:rsidRPr="00B75162" w:rsidRDefault="00B75162">
      <w:pPr>
        <w:pStyle w:val="a7"/>
      </w:pPr>
      <w:r>
        <w:rPr>
          <w:rStyle w:val="a6"/>
        </w:rPr>
        <w:annotationRef/>
      </w:r>
      <w:r>
        <w:rPr>
          <w:rFonts w:hint="eastAsia"/>
        </w:rPr>
        <w:t>这个地方是需要到boss授权，选择混合云，纯</w:t>
      </w:r>
      <w:proofErr w:type="gramStart"/>
      <w:r>
        <w:rPr>
          <w:rFonts w:hint="eastAsia"/>
        </w:rPr>
        <w:t>私有云</w:t>
      </w:r>
      <w:proofErr w:type="gramEnd"/>
      <w:r>
        <w:rPr>
          <w:rFonts w:hint="eastAsia"/>
        </w:rPr>
        <w:t>授权，如果没有选择混合云，是不是</w:t>
      </w:r>
      <w:proofErr w:type="spellStart"/>
      <w:r>
        <w:rPr>
          <w:rFonts w:hint="eastAsia"/>
        </w:rPr>
        <w:t>webAPP</w:t>
      </w:r>
      <w:proofErr w:type="spellEnd"/>
      <w:r>
        <w:rPr>
          <w:rFonts w:hint="eastAsia"/>
        </w:rPr>
        <w:t>用不了？</w:t>
      </w:r>
      <w:r>
        <w:rPr>
          <w:noProof/>
        </w:rPr>
        <w:drawing>
          <wp:inline distT="0" distB="0" distL="0" distR="0" wp14:anchorId="3504DC51" wp14:editId="602D1807">
            <wp:extent cx="5274310" cy="19323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07" w:author="肖旖" w:date="2021-11-26T15:15:00Z" w:initials="肖旖">
    <w:p w14:paraId="234735DF" w14:textId="03326DFB" w:rsidR="00B75162" w:rsidRDefault="00BD38D2">
      <w:pPr>
        <w:pStyle w:val="a7"/>
      </w:pPr>
      <w:r>
        <w:rPr>
          <w:rStyle w:val="a6"/>
          <w:rFonts w:hint="eastAsia"/>
        </w:rPr>
        <w:t>入C</w:t>
      </w:r>
      <w:r>
        <w:rPr>
          <w:rStyle w:val="a6"/>
        </w:rPr>
        <w:t>ES</w:t>
      </w:r>
      <w:r>
        <w:rPr>
          <w:rStyle w:val="a6"/>
          <w:rFonts w:hint="eastAsia"/>
        </w:rPr>
        <w:t>后台-配置中心，</w:t>
      </w:r>
      <w:r w:rsidR="00B75162">
        <w:rPr>
          <w:rStyle w:val="a6"/>
          <w:rFonts w:hint="eastAsia"/>
        </w:rPr>
        <w:t>这个两个特性是不是需要打开F</w:t>
      </w:r>
      <w:r w:rsidR="00B75162">
        <w:rPr>
          <w:rStyle w:val="a6"/>
        </w:rPr>
        <w:t>SP</w:t>
      </w:r>
      <w:r>
        <w:rPr>
          <w:rStyle w:val="a6"/>
          <w:rFonts w:hint="eastAsia"/>
        </w:rPr>
        <w:t>？ 进开启S</w:t>
      </w:r>
      <w:r>
        <w:rPr>
          <w:rStyle w:val="a6"/>
        </w:rPr>
        <w:t xml:space="preserve">S2 </w:t>
      </w:r>
      <w:r>
        <w:rPr>
          <w:rStyle w:val="a6"/>
          <w:rFonts w:hint="eastAsia"/>
        </w:rPr>
        <w:t>会不会影响到其他客户端？ 可以说明这两个特性的作用</w:t>
      </w:r>
    </w:p>
  </w:comment>
  <w:comment w:id="122" w:author="肖旖" w:date="2021-11-26T15:15:00Z" w:initials="肖旖">
    <w:p w14:paraId="3E4B57E0" w14:textId="77777777" w:rsidR="00BE0761" w:rsidRDefault="00BE0761" w:rsidP="00BE0761">
      <w:pPr>
        <w:pStyle w:val="a7"/>
      </w:pPr>
      <w:r>
        <w:rPr>
          <w:rStyle w:val="a6"/>
          <w:rFonts w:hint="eastAsia"/>
        </w:rPr>
        <w:t>入C</w:t>
      </w:r>
      <w:r>
        <w:rPr>
          <w:rStyle w:val="a6"/>
        </w:rPr>
        <w:t>ES</w:t>
      </w:r>
      <w:r>
        <w:rPr>
          <w:rStyle w:val="a6"/>
          <w:rFonts w:hint="eastAsia"/>
        </w:rPr>
        <w:t>后台-配置中心，这个两个特性是不是需要打开F</w:t>
      </w:r>
      <w:r>
        <w:rPr>
          <w:rStyle w:val="a6"/>
        </w:rPr>
        <w:t>SP</w:t>
      </w:r>
      <w:r>
        <w:rPr>
          <w:rStyle w:val="a6"/>
          <w:rFonts w:hint="eastAsia"/>
        </w:rPr>
        <w:t>？ 进开启S</w:t>
      </w:r>
      <w:r>
        <w:rPr>
          <w:rStyle w:val="a6"/>
        </w:rPr>
        <w:t xml:space="preserve">S2 </w:t>
      </w:r>
      <w:r>
        <w:rPr>
          <w:rStyle w:val="a6"/>
          <w:rFonts w:hint="eastAsia"/>
        </w:rPr>
        <w:t>会不会影响到其他客户端？ 可以说明这两个特性的作用</w:t>
      </w:r>
    </w:p>
  </w:comment>
  <w:comment w:id="148" w:author="肖旖" w:date="2021-11-26T15:19:00Z" w:initials="肖旖">
    <w:p w14:paraId="359CDD54" w14:textId="5D6F307B" w:rsidR="00BD38D2" w:rsidRDefault="00BD38D2">
      <w:pPr>
        <w:pStyle w:val="a7"/>
      </w:pPr>
      <w:r>
        <w:rPr>
          <w:rStyle w:val="a6"/>
        </w:rPr>
        <w:annotationRef/>
      </w:r>
      <w:r>
        <w:rPr>
          <w:rFonts w:hint="eastAsia"/>
        </w:rPr>
        <w:t>现在情况是指同一台服务器吧，</w:t>
      </w:r>
      <w:r w:rsidR="00BD4F63">
        <w:rPr>
          <w:rFonts w:hint="eastAsia"/>
        </w:rPr>
        <w:t>使用修改的指令是？在哪个路径下？【虽然你写了，但是不说明，怕其他人不知道】</w:t>
      </w:r>
    </w:p>
  </w:comment>
  <w:comment w:id="151" w:author="肖旖" w:date="2021-11-26T15:22:00Z" w:initials="肖旖">
    <w:p w14:paraId="1FA7B97D" w14:textId="6C15C253" w:rsidR="00BD4F63" w:rsidRDefault="00BD4F63">
      <w:pPr>
        <w:pStyle w:val="a7"/>
      </w:pPr>
      <w:r>
        <w:rPr>
          <w:rStyle w:val="a6"/>
        </w:rPr>
        <w:annotationRef/>
      </w:r>
      <w:r>
        <w:rPr>
          <w:rFonts w:hint="eastAsia"/>
        </w:rPr>
        <w:t>为什么要杀掉这个进程，是</w:t>
      </w:r>
      <w:proofErr w:type="gramStart"/>
      <w:r>
        <w:rPr>
          <w:rFonts w:hint="eastAsia"/>
        </w:rPr>
        <w:t>启什么</w:t>
      </w:r>
      <w:proofErr w:type="gramEnd"/>
      <w:r>
        <w:rPr>
          <w:rFonts w:hint="eastAsia"/>
        </w:rPr>
        <w:t>作用</w:t>
      </w:r>
    </w:p>
  </w:comment>
  <w:comment w:id="153" w:author="肖旖" w:date="2021-11-26T15:23:00Z" w:initials="肖旖">
    <w:p w14:paraId="6307D3A7" w14:textId="40A92CBA" w:rsidR="00BD4F63" w:rsidRDefault="00BD4F63">
      <w:pPr>
        <w:pStyle w:val="a7"/>
      </w:pPr>
      <w:r>
        <w:rPr>
          <w:rStyle w:val="a6"/>
        </w:rPr>
        <w:annotationRef/>
      </w:r>
      <w:r>
        <w:rPr>
          <w:rFonts w:hint="eastAsia"/>
        </w:rPr>
        <w:t>是不是安装了F</w:t>
      </w:r>
      <w:r>
        <w:t>SP</w:t>
      </w:r>
      <w:r>
        <w:rPr>
          <w:rFonts w:hint="eastAsia"/>
        </w:rPr>
        <w:t>就自带了白板？</w:t>
      </w:r>
    </w:p>
  </w:comment>
  <w:comment w:id="188" w:author="肖旖" w:date="2021-11-26T16:02:00Z" w:initials="肖旖">
    <w:p w14:paraId="39A0970B" w14:textId="48A83021" w:rsidR="0077021A" w:rsidRDefault="0077021A">
      <w:pPr>
        <w:pStyle w:val="a7"/>
      </w:pPr>
      <w:r>
        <w:rPr>
          <w:rStyle w:val="a6"/>
        </w:rPr>
        <w:annotationRef/>
      </w:r>
      <w:r>
        <w:rPr>
          <w:rFonts w:hint="eastAsia"/>
        </w:rPr>
        <w:t>这个地方，是不是可以也通过会议室链接进入呢？还有出现告警信息，是不是因为没有</w:t>
      </w:r>
      <w:r w:rsidR="009A36F7">
        <w:rPr>
          <w:rFonts w:hint="eastAsia"/>
        </w:rPr>
        <w:t>证书造成的？</w:t>
      </w:r>
    </w:p>
  </w:comment>
  <w:comment w:id="190" w:author="肖旖" w:date="2021-11-26T16:01:00Z" w:initials="肖旖">
    <w:p w14:paraId="529093B6" w14:textId="3D20B323" w:rsidR="0077021A" w:rsidRDefault="0077021A">
      <w:pPr>
        <w:pStyle w:val="a7"/>
      </w:pPr>
      <w:r>
        <w:rPr>
          <w:rStyle w:val="a6"/>
        </w:rPr>
        <w:annotationRef/>
      </w:r>
      <w:r>
        <w:rPr>
          <w:rFonts w:hint="eastAsia"/>
        </w:rPr>
        <w:t>如果有</w:t>
      </w:r>
      <w:proofErr w:type="gramStart"/>
      <w:r>
        <w:rPr>
          <w:rFonts w:hint="eastAsia"/>
        </w:rPr>
        <w:t>这项置空呢</w:t>
      </w:r>
      <w:proofErr w:type="gramEnd"/>
      <w:r>
        <w:rPr>
          <w:rFonts w:hint="eastAsia"/>
        </w:rPr>
        <w:t>？如果没有会怎么样</w:t>
      </w:r>
    </w:p>
  </w:comment>
  <w:comment w:id="191" w:author="袁慕欣" w:date="2021-11-26T18:00:00Z" w:initials="袁慕欣">
    <w:p w14:paraId="7AD6A614" w14:textId="33C0C33C" w:rsidR="002A4728" w:rsidRDefault="002A4728">
      <w:pPr>
        <w:pStyle w:val="a7"/>
      </w:pPr>
      <w:r>
        <w:rPr>
          <w:rStyle w:val="a6"/>
        </w:rPr>
        <w:annotationRef/>
      </w:r>
      <w:r>
        <w:rPr>
          <w:rFonts w:hint="eastAsia"/>
        </w:rPr>
        <w:t>如果没有就是那个版本不需要改</w:t>
      </w:r>
    </w:p>
  </w:comment>
  <w:comment w:id="192" w:author="袁慕欣" w:date="2021-11-26T18:00:00Z" w:initials="袁慕欣">
    <w:p w14:paraId="050E971D" w14:textId="1BC7DD7F" w:rsidR="002A4728" w:rsidRDefault="002A4728">
      <w:pPr>
        <w:pStyle w:val="a7"/>
      </w:pPr>
      <w:r>
        <w:rPr>
          <w:rStyle w:val="a6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1AC3125" w15:done="1"/>
  <w15:commentEx w15:paraId="62572237" w15:done="1"/>
  <w15:commentEx w15:paraId="4D8A2FCF" w15:done="1"/>
  <w15:commentEx w15:paraId="2D563F7F" w15:done="1"/>
  <w15:commentEx w15:paraId="59EA088F" w15:done="1"/>
  <w15:commentEx w15:paraId="234735DF" w15:done="0"/>
  <w15:commentEx w15:paraId="3E4B57E0" w15:done="0"/>
  <w15:commentEx w15:paraId="359CDD54" w15:done="1"/>
  <w15:commentEx w15:paraId="1FA7B97D" w15:done="1"/>
  <w15:commentEx w15:paraId="6307D3A7" w15:done="0"/>
  <w15:commentEx w15:paraId="39A0970B" w15:done="0"/>
  <w15:commentEx w15:paraId="529093B6" w15:done="0"/>
  <w15:commentEx w15:paraId="7AD6A614" w15:paraIdParent="529093B6" w15:done="0"/>
  <w15:commentEx w15:paraId="050E971D" w15:paraIdParent="529093B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4B77A9" w16cex:dateUtc="2021-11-26T07:11:00Z"/>
  <w16cex:commentExtensible w16cex:durableId="254B77C9" w16cex:dateUtc="2021-11-26T07:12:00Z"/>
  <w16cex:commentExtensible w16cex:durableId="254B7804" w16cex:dateUtc="2021-11-26T07:13:00Z"/>
  <w16cex:commentExtensible w16cex:durableId="254B7824" w16cex:dateUtc="2021-11-26T07:13:00Z"/>
  <w16cex:commentExtensible w16cex:durableId="254B7836" w16cex:dateUtc="2021-11-26T07:13:00Z"/>
  <w16cex:commentExtensible w16cex:durableId="254B788D" w16cex:dateUtc="2021-11-26T07:15:00Z"/>
  <w16cex:commentExtensible w16cex:durableId="254B940F" w16cex:dateUtc="2021-11-26T07:15:00Z"/>
  <w16cex:commentExtensible w16cex:durableId="254B7987" w16cex:dateUtc="2021-11-26T07:19:00Z"/>
  <w16cex:commentExtensible w16cex:durableId="254B7A2E" w16cex:dateUtc="2021-11-26T07:22:00Z"/>
  <w16cex:commentExtensible w16cex:durableId="254B7A63" w16cex:dateUtc="2021-11-26T07:23:00Z"/>
  <w16cex:commentExtensible w16cex:durableId="254B8397" w16cex:dateUtc="2021-11-26T08:02:00Z"/>
  <w16cex:commentExtensible w16cex:durableId="254B8361" w16cex:dateUtc="2021-11-26T08:01:00Z"/>
  <w16cex:commentExtensible w16cex:durableId="254B9F47" w16cex:dateUtc="2021-11-26T10:00:00Z"/>
  <w16cex:commentExtensible w16cex:durableId="254B9F5B" w16cex:dateUtc="2021-11-26T1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1AC3125" w16cid:durableId="254B77A9"/>
  <w16cid:commentId w16cid:paraId="62572237" w16cid:durableId="254B77C9"/>
  <w16cid:commentId w16cid:paraId="4D8A2FCF" w16cid:durableId="254B7804"/>
  <w16cid:commentId w16cid:paraId="2D563F7F" w16cid:durableId="254B7824"/>
  <w16cid:commentId w16cid:paraId="59EA088F" w16cid:durableId="254B7836"/>
  <w16cid:commentId w16cid:paraId="234735DF" w16cid:durableId="254B788D"/>
  <w16cid:commentId w16cid:paraId="3E4B57E0" w16cid:durableId="254B940F"/>
  <w16cid:commentId w16cid:paraId="359CDD54" w16cid:durableId="254B7987"/>
  <w16cid:commentId w16cid:paraId="1FA7B97D" w16cid:durableId="254B7A2E"/>
  <w16cid:commentId w16cid:paraId="6307D3A7" w16cid:durableId="254B7A63"/>
  <w16cid:commentId w16cid:paraId="39A0970B" w16cid:durableId="254B8397"/>
  <w16cid:commentId w16cid:paraId="529093B6" w16cid:durableId="254B8361"/>
  <w16cid:commentId w16cid:paraId="7AD6A614" w16cid:durableId="254B9F47"/>
  <w16cid:commentId w16cid:paraId="050E971D" w16cid:durableId="254B9F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76D18" w14:textId="77777777" w:rsidR="006D3D9E" w:rsidRDefault="006D3D9E" w:rsidP="003E4044">
      <w:r>
        <w:separator/>
      </w:r>
    </w:p>
  </w:endnote>
  <w:endnote w:type="continuationSeparator" w:id="0">
    <w:p w14:paraId="475EFC59" w14:textId="77777777" w:rsidR="006D3D9E" w:rsidRDefault="006D3D9E" w:rsidP="003E4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B8FCF" w14:textId="77777777" w:rsidR="006D3D9E" w:rsidRDefault="006D3D9E" w:rsidP="003E4044">
      <w:r>
        <w:separator/>
      </w:r>
    </w:p>
  </w:footnote>
  <w:footnote w:type="continuationSeparator" w:id="0">
    <w:p w14:paraId="78A9BF83" w14:textId="77777777" w:rsidR="006D3D9E" w:rsidRDefault="006D3D9E" w:rsidP="003E4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E6012"/>
    <w:multiLevelType w:val="hybridMultilevel"/>
    <w:tmpl w:val="EA60FB24"/>
    <w:lvl w:ilvl="0" w:tplc="E390D1EC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1" w15:restartNumberingAfterBreak="0">
    <w:nsid w:val="1EE1459C"/>
    <w:multiLevelType w:val="hybridMultilevel"/>
    <w:tmpl w:val="9C48FFBC"/>
    <w:lvl w:ilvl="0" w:tplc="5B16C4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75A5836"/>
    <w:multiLevelType w:val="hybridMultilevel"/>
    <w:tmpl w:val="763E98F2"/>
    <w:lvl w:ilvl="0" w:tplc="E4D8D678">
      <w:start w:val="1"/>
      <w:numFmt w:val="decimal"/>
      <w:lvlText w:val="%1．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2F063EA9"/>
    <w:multiLevelType w:val="hybridMultilevel"/>
    <w:tmpl w:val="9E0E1842"/>
    <w:lvl w:ilvl="0" w:tplc="1228E9B6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4" w15:restartNumberingAfterBreak="0">
    <w:nsid w:val="390E0CED"/>
    <w:multiLevelType w:val="hybridMultilevel"/>
    <w:tmpl w:val="0A2232EA"/>
    <w:lvl w:ilvl="0" w:tplc="6B2CDA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4574319C"/>
    <w:multiLevelType w:val="hybridMultilevel"/>
    <w:tmpl w:val="D8B2DA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3F4FB2"/>
    <w:multiLevelType w:val="hybridMultilevel"/>
    <w:tmpl w:val="4FC0D7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02B6D48"/>
    <w:multiLevelType w:val="hybridMultilevel"/>
    <w:tmpl w:val="D9229042"/>
    <w:lvl w:ilvl="0" w:tplc="0B04F7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E65097"/>
    <w:multiLevelType w:val="hybridMultilevel"/>
    <w:tmpl w:val="9FE6ECEC"/>
    <w:lvl w:ilvl="0" w:tplc="4B402390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3"/>
  </w:num>
  <w:num w:numId="5">
    <w:abstractNumId w:val="0"/>
  </w:num>
  <w:num w:numId="6">
    <w:abstractNumId w:val="1"/>
  </w:num>
  <w:num w:numId="7">
    <w:abstractNumId w:val="5"/>
  </w:num>
  <w:num w:numId="8">
    <w:abstractNumId w:val="6"/>
  </w:num>
  <w:num w:numId="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袁慕欣">
    <w15:presenceInfo w15:providerId="AD" w15:userId="S-1-5-21-2736152862-923802851-1513409606-5898"/>
  </w15:person>
  <w15:person w15:author="肖旖">
    <w15:presenceInfo w15:providerId="AD" w15:userId="S-1-5-21-2736152862-923802851-1513409606-27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revisionView w:markup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BB"/>
    <w:rsid w:val="0000055F"/>
    <w:rsid w:val="0007233B"/>
    <w:rsid w:val="001201DF"/>
    <w:rsid w:val="00134456"/>
    <w:rsid w:val="00135480"/>
    <w:rsid w:val="00141E56"/>
    <w:rsid w:val="00151BBD"/>
    <w:rsid w:val="00170753"/>
    <w:rsid w:val="00176119"/>
    <w:rsid w:val="001B349C"/>
    <w:rsid w:val="001D41F8"/>
    <w:rsid w:val="001D4343"/>
    <w:rsid w:val="001D653D"/>
    <w:rsid w:val="001E364A"/>
    <w:rsid w:val="00227478"/>
    <w:rsid w:val="002304DB"/>
    <w:rsid w:val="002A4728"/>
    <w:rsid w:val="002A79CB"/>
    <w:rsid w:val="00310429"/>
    <w:rsid w:val="003656A9"/>
    <w:rsid w:val="00366196"/>
    <w:rsid w:val="003D147F"/>
    <w:rsid w:val="003E4044"/>
    <w:rsid w:val="00404BF5"/>
    <w:rsid w:val="00406DE8"/>
    <w:rsid w:val="00432E99"/>
    <w:rsid w:val="004E3EA9"/>
    <w:rsid w:val="00514613"/>
    <w:rsid w:val="005259EB"/>
    <w:rsid w:val="00535809"/>
    <w:rsid w:val="005A5809"/>
    <w:rsid w:val="005B54B7"/>
    <w:rsid w:val="00664B90"/>
    <w:rsid w:val="006D3D9E"/>
    <w:rsid w:val="00700204"/>
    <w:rsid w:val="00767965"/>
    <w:rsid w:val="0077021A"/>
    <w:rsid w:val="007C274C"/>
    <w:rsid w:val="007D7807"/>
    <w:rsid w:val="007F75E2"/>
    <w:rsid w:val="008330BB"/>
    <w:rsid w:val="008534A9"/>
    <w:rsid w:val="00854419"/>
    <w:rsid w:val="00864F94"/>
    <w:rsid w:val="008A59AD"/>
    <w:rsid w:val="008D51D0"/>
    <w:rsid w:val="00916C8C"/>
    <w:rsid w:val="009415C2"/>
    <w:rsid w:val="009632C2"/>
    <w:rsid w:val="00975528"/>
    <w:rsid w:val="009905C1"/>
    <w:rsid w:val="009A0747"/>
    <w:rsid w:val="009A36F7"/>
    <w:rsid w:val="009B7971"/>
    <w:rsid w:val="009F5580"/>
    <w:rsid w:val="00A44842"/>
    <w:rsid w:val="00A57A0A"/>
    <w:rsid w:val="00A73C5A"/>
    <w:rsid w:val="00A831C9"/>
    <w:rsid w:val="00AB0D80"/>
    <w:rsid w:val="00AF22B0"/>
    <w:rsid w:val="00B75162"/>
    <w:rsid w:val="00B75559"/>
    <w:rsid w:val="00BD38D2"/>
    <w:rsid w:val="00BD4F63"/>
    <w:rsid w:val="00BE0761"/>
    <w:rsid w:val="00BE5860"/>
    <w:rsid w:val="00C2356A"/>
    <w:rsid w:val="00C6513D"/>
    <w:rsid w:val="00C671F3"/>
    <w:rsid w:val="00C8085B"/>
    <w:rsid w:val="00CA0342"/>
    <w:rsid w:val="00D210E1"/>
    <w:rsid w:val="00D222CE"/>
    <w:rsid w:val="00D41E6E"/>
    <w:rsid w:val="00D718A1"/>
    <w:rsid w:val="00D77446"/>
    <w:rsid w:val="00DE4B6E"/>
    <w:rsid w:val="00DF4A1E"/>
    <w:rsid w:val="00E0748F"/>
    <w:rsid w:val="00E5597C"/>
    <w:rsid w:val="00E947D5"/>
    <w:rsid w:val="00EF6926"/>
    <w:rsid w:val="00F11EEE"/>
    <w:rsid w:val="00F20BD2"/>
    <w:rsid w:val="00F529A1"/>
    <w:rsid w:val="00F92C12"/>
    <w:rsid w:val="00FB35FE"/>
    <w:rsid w:val="00FC025C"/>
    <w:rsid w:val="00FC4C5C"/>
    <w:rsid w:val="00FE44AC"/>
    <w:rsid w:val="00FF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242B00"/>
  <w15:chartTrackingRefBased/>
  <w15:docId w15:val="{97C66179-4536-40E7-93D8-29BD7C4E4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C5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46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1042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4842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4E3EA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E3EA9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51461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1042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annotation reference"/>
    <w:basedOn w:val="a0"/>
    <w:uiPriority w:val="99"/>
    <w:semiHidden/>
    <w:unhideWhenUsed/>
    <w:rsid w:val="00B75162"/>
    <w:rPr>
      <w:sz w:val="21"/>
      <w:szCs w:val="21"/>
    </w:rPr>
  </w:style>
  <w:style w:type="paragraph" w:styleId="a7">
    <w:name w:val="annotation text"/>
    <w:basedOn w:val="a"/>
    <w:link w:val="a8"/>
    <w:uiPriority w:val="99"/>
    <w:semiHidden/>
    <w:unhideWhenUsed/>
    <w:rsid w:val="00B75162"/>
    <w:pPr>
      <w:jc w:val="left"/>
    </w:pPr>
  </w:style>
  <w:style w:type="character" w:customStyle="1" w:styleId="a8">
    <w:name w:val="批注文字 字符"/>
    <w:basedOn w:val="a0"/>
    <w:link w:val="a7"/>
    <w:uiPriority w:val="99"/>
    <w:semiHidden/>
    <w:rsid w:val="00B75162"/>
  </w:style>
  <w:style w:type="paragraph" w:styleId="a9">
    <w:name w:val="annotation subject"/>
    <w:basedOn w:val="a7"/>
    <w:next w:val="a7"/>
    <w:link w:val="aa"/>
    <w:uiPriority w:val="99"/>
    <w:semiHidden/>
    <w:unhideWhenUsed/>
    <w:rsid w:val="00B75162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B75162"/>
    <w:rPr>
      <w:b/>
      <w:bCs/>
    </w:rPr>
  </w:style>
  <w:style w:type="paragraph" w:styleId="ab">
    <w:name w:val="Revision"/>
    <w:hidden/>
    <w:uiPriority w:val="99"/>
    <w:semiHidden/>
    <w:rsid w:val="00B75162"/>
  </w:style>
  <w:style w:type="paragraph" w:styleId="ac">
    <w:name w:val="header"/>
    <w:basedOn w:val="a"/>
    <w:link w:val="ad"/>
    <w:uiPriority w:val="99"/>
    <w:unhideWhenUsed/>
    <w:rsid w:val="003E40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3E4044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3E40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3E4044"/>
    <w:rPr>
      <w:sz w:val="18"/>
      <w:szCs w:val="18"/>
    </w:rPr>
  </w:style>
  <w:style w:type="table" w:styleId="af0">
    <w:name w:val="Table Grid"/>
    <w:basedOn w:val="a1"/>
    <w:uiPriority w:val="39"/>
    <w:rsid w:val="00B75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8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0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5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6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92.168.5.30:8088/jenkins/view/&#24179;&#21488;&#20135;&#21697;&#32447;/job/build_platform_fsp_store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comments" Target="comments.xml"/><Relationship Id="rId12" Type="http://schemas.openxmlformats.org/officeDocument/2006/relationships/hyperlink" Target="http://192.168.5.30:8088/jenkins/view/&#31169;&#26377;&#20113;&#20135;&#21697;&#32447;/job/setup_fsp_pri_linux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92.168.5.30:8088/jenkins/view/&#31169;&#26377;&#20113;&#20135;&#21697;&#32447;/job/setup_ces_win_linux/" TargetMode="External"/><Relationship Id="rId24" Type="http://schemas.openxmlformats.org/officeDocument/2006/relationships/image" Target="media/image11.png"/><Relationship Id="rId32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yperlink" Target="https://fsp&#26381;&#21153;&#22120;ip:21000" TargetMode="External"/><Relationship Id="rId28" Type="http://schemas.openxmlformats.org/officeDocument/2006/relationships/hyperlink" Target="https://&#26412;&#26426;ip:21000" TargetMode="External"/><Relationship Id="rId10" Type="http://schemas.microsoft.com/office/2018/08/relationships/commentsExtensible" Target="commentsExtensible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1.png"/><Relationship Id="rId22" Type="http://schemas.openxmlformats.org/officeDocument/2006/relationships/image" Target="media/image10.png"/><Relationship Id="rId27" Type="http://schemas.openxmlformats.org/officeDocument/2006/relationships/hyperlink" Target="mailto:hst@2019.Paas" TargetMode="External"/><Relationship Id="rId30" Type="http://schemas.openxmlformats.org/officeDocument/2006/relationships/image" Target="media/image15.png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DEBC8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袁慕欣</dc:creator>
  <cp:keywords/>
  <dc:description/>
  <cp:lastModifiedBy>肖旖</cp:lastModifiedBy>
  <cp:revision>4</cp:revision>
  <dcterms:created xsi:type="dcterms:W3CDTF">2021-11-29T10:07:00Z</dcterms:created>
  <dcterms:modified xsi:type="dcterms:W3CDTF">2021-12-25T07:34:00Z</dcterms:modified>
</cp:coreProperties>
</file>